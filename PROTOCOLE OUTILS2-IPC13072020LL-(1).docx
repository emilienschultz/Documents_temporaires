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0000001" w14:textId="77777777" w:rsidR="001C4A6F" w:rsidRDefault="00C23C04">
      <w:pPr>
        <w:pBdr>
          <w:top w:val="nil"/>
          <w:left w:val="nil"/>
          <w:bottom w:val="nil"/>
          <w:right w:val="nil"/>
          <w:between w:val="nil"/>
        </w:pBdr>
        <w:spacing w:line="288" w:lineRule="auto"/>
        <w:rPr>
          <w:b/>
          <w:color w:val="000000"/>
          <w:sz w:val="22"/>
          <w:szCs w:val="22"/>
        </w:rPr>
      </w:pPr>
      <w:r>
        <w:rPr>
          <w:noProof/>
        </w:rPr>
        <w:drawing>
          <wp:anchor distT="0" distB="0" distL="0" distR="0" simplePos="0" relativeHeight="251658240" behindDoc="0" locked="0" layoutInCell="1" hidden="0" allowOverlap="1">
            <wp:simplePos x="0" y="0"/>
            <wp:positionH relativeFrom="column">
              <wp:posOffset>-914395</wp:posOffset>
            </wp:positionH>
            <wp:positionV relativeFrom="paragraph">
              <wp:posOffset>0</wp:posOffset>
            </wp:positionV>
            <wp:extent cx="7597140" cy="10744200"/>
            <wp:effectExtent l="0" t="0" r="0" b="0"/>
            <wp:wrapSquare wrapText="bothSides" distT="0" distB="0" distL="0" distR="0"/>
            <wp:docPr id="68" name="image17.jpg"/>
            <wp:cNvGraphicFramePr/>
            <a:graphic xmlns:a="http://schemas.openxmlformats.org/drawingml/2006/main">
              <a:graphicData uri="http://schemas.openxmlformats.org/drawingml/2006/picture">
                <pic:pic xmlns:pic="http://schemas.openxmlformats.org/drawingml/2006/picture">
                  <pic:nvPicPr>
                    <pic:cNvPr id="0" name="image17.jpg"/>
                    <pic:cNvPicPr preferRelativeResize="0"/>
                  </pic:nvPicPr>
                  <pic:blipFill>
                    <a:blip r:embed="rId8"/>
                    <a:srcRect/>
                    <a:stretch>
                      <a:fillRect/>
                    </a:stretch>
                  </pic:blipFill>
                  <pic:spPr>
                    <a:xfrm>
                      <a:off x="0" y="0"/>
                      <a:ext cx="7597140" cy="10744200"/>
                    </a:xfrm>
                    <a:prstGeom prst="rect">
                      <a:avLst/>
                    </a:prstGeom>
                    <a:ln/>
                  </pic:spPr>
                </pic:pic>
              </a:graphicData>
            </a:graphic>
          </wp:anchor>
        </w:drawing>
      </w:r>
      <w:r>
        <w:rPr>
          <w:noProof/>
        </w:rPr>
        <w:drawing>
          <wp:anchor distT="0" distB="0" distL="0" distR="0" simplePos="0" relativeHeight="251659264" behindDoc="0" locked="0" layoutInCell="1" hidden="0" allowOverlap="1">
            <wp:simplePos x="0" y="0"/>
            <wp:positionH relativeFrom="column">
              <wp:posOffset>-876295</wp:posOffset>
            </wp:positionH>
            <wp:positionV relativeFrom="paragraph">
              <wp:posOffset>361950</wp:posOffset>
            </wp:positionV>
            <wp:extent cx="7597775" cy="10744200"/>
            <wp:effectExtent l="0" t="0" r="0" b="0"/>
            <wp:wrapSquare wrapText="bothSides" distT="0" distB="0" distL="0" distR="0"/>
            <wp:docPr id="57" name="image11.jpg"/>
            <wp:cNvGraphicFramePr/>
            <a:graphic xmlns:a="http://schemas.openxmlformats.org/drawingml/2006/main">
              <a:graphicData uri="http://schemas.openxmlformats.org/drawingml/2006/picture">
                <pic:pic xmlns:pic="http://schemas.openxmlformats.org/drawingml/2006/picture">
                  <pic:nvPicPr>
                    <pic:cNvPr id="0" name="image11.jpg"/>
                    <pic:cNvPicPr preferRelativeResize="0"/>
                  </pic:nvPicPr>
                  <pic:blipFill>
                    <a:blip r:embed="rId9"/>
                    <a:srcRect/>
                    <a:stretch>
                      <a:fillRect/>
                    </a:stretch>
                  </pic:blipFill>
                  <pic:spPr>
                    <a:xfrm>
                      <a:off x="0" y="0"/>
                      <a:ext cx="7597775" cy="10744200"/>
                    </a:xfrm>
                    <a:prstGeom prst="rect">
                      <a:avLst/>
                    </a:prstGeom>
                    <a:ln/>
                  </pic:spPr>
                </pic:pic>
              </a:graphicData>
            </a:graphic>
          </wp:anchor>
        </w:drawing>
      </w:r>
      <w:r>
        <w:rPr>
          <w:noProof/>
        </w:rPr>
        <w:drawing>
          <wp:anchor distT="0" distB="0" distL="0" distR="0" simplePos="0" relativeHeight="251660288" behindDoc="0" locked="0" layoutInCell="1" hidden="0" allowOverlap="1">
            <wp:simplePos x="0" y="0"/>
            <wp:positionH relativeFrom="column">
              <wp:posOffset>-837048</wp:posOffset>
            </wp:positionH>
            <wp:positionV relativeFrom="paragraph">
              <wp:posOffset>-721356</wp:posOffset>
            </wp:positionV>
            <wp:extent cx="7576820" cy="11024870"/>
            <wp:effectExtent l="0" t="0" r="0" b="0"/>
            <wp:wrapSquare wrapText="bothSides" distT="0" distB="0" distL="0" distR="0"/>
            <wp:docPr id="85" name="image30.jpg"/>
            <wp:cNvGraphicFramePr/>
            <a:graphic xmlns:a="http://schemas.openxmlformats.org/drawingml/2006/main">
              <a:graphicData uri="http://schemas.openxmlformats.org/drawingml/2006/picture">
                <pic:pic xmlns:pic="http://schemas.openxmlformats.org/drawingml/2006/picture">
                  <pic:nvPicPr>
                    <pic:cNvPr id="0" name="image30.jpg"/>
                    <pic:cNvPicPr preferRelativeResize="0"/>
                  </pic:nvPicPr>
                  <pic:blipFill>
                    <a:blip r:embed="rId10"/>
                    <a:srcRect/>
                    <a:stretch>
                      <a:fillRect/>
                    </a:stretch>
                  </pic:blipFill>
                  <pic:spPr>
                    <a:xfrm>
                      <a:off x="0" y="0"/>
                      <a:ext cx="7576820" cy="11024870"/>
                    </a:xfrm>
                    <a:prstGeom prst="rect">
                      <a:avLst/>
                    </a:prstGeom>
                    <a:ln/>
                  </pic:spPr>
                </pic:pic>
              </a:graphicData>
            </a:graphic>
          </wp:anchor>
        </w:drawing>
      </w:r>
    </w:p>
    <w:p w14:paraId="00000002" w14:textId="77777777" w:rsidR="001C4A6F" w:rsidRDefault="001C4A6F">
      <w:pPr>
        <w:pBdr>
          <w:top w:val="nil"/>
          <w:left w:val="nil"/>
          <w:bottom w:val="nil"/>
          <w:right w:val="nil"/>
          <w:between w:val="nil"/>
        </w:pBdr>
        <w:spacing w:line="288" w:lineRule="auto"/>
        <w:rPr>
          <w:b/>
          <w:color w:val="000000"/>
          <w:sz w:val="22"/>
          <w:szCs w:val="22"/>
        </w:rPr>
      </w:pPr>
    </w:p>
    <w:p w14:paraId="00000003" w14:textId="77777777" w:rsidR="001C4A6F" w:rsidRDefault="001C4A6F">
      <w:pPr>
        <w:pBdr>
          <w:top w:val="nil"/>
          <w:left w:val="nil"/>
          <w:bottom w:val="nil"/>
          <w:right w:val="nil"/>
          <w:between w:val="nil"/>
        </w:pBdr>
        <w:spacing w:line="288" w:lineRule="auto"/>
        <w:rPr>
          <w:b/>
          <w:color w:val="000000"/>
          <w:sz w:val="22"/>
          <w:szCs w:val="22"/>
        </w:rPr>
      </w:pPr>
    </w:p>
    <w:p w14:paraId="00000004" w14:textId="77777777" w:rsidR="001C4A6F" w:rsidRDefault="001C4A6F">
      <w:pPr>
        <w:pBdr>
          <w:top w:val="nil"/>
          <w:left w:val="nil"/>
          <w:bottom w:val="nil"/>
          <w:right w:val="nil"/>
          <w:between w:val="nil"/>
        </w:pBdr>
        <w:spacing w:line="288" w:lineRule="auto"/>
        <w:rPr>
          <w:b/>
          <w:color w:val="000000"/>
          <w:sz w:val="22"/>
          <w:szCs w:val="22"/>
        </w:rPr>
      </w:pPr>
    </w:p>
    <w:p w14:paraId="00000005" w14:textId="77777777" w:rsidR="001C4A6F" w:rsidRDefault="001C4A6F">
      <w:pPr>
        <w:pBdr>
          <w:top w:val="nil"/>
          <w:left w:val="nil"/>
          <w:bottom w:val="nil"/>
          <w:right w:val="nil"/>
          <w:between w:val="nil"/>
        </w:pBdr>
        <w:spacing w:line="288" w:lineRule="auto"/>
        <w:rPr>
          <w:b/>
          <w:color w:val="000000"/>
          <w:sz w:val="22"/>
          <w:szCs w:val="22"/>
        </w:rPr>
      </w:pPr>
    </w:p>
    <w:p w14:paraId="00000006" w14:textId="77777777" w:rsidR="001C4A6F" w:rsidRDefault="001C4A6F">
      <w:pPr>
        <w:pBdr>
          <w:top w:val="nil"/>
          <w:left w:val="nil"/>
          <w:bottom w:val="nil"/>
          <w:right w:val="nil"/>
          <w:between w:val="nil"/>
        </w:pBdr>
        <w:spacing w:line="288" w:lineRule="auto"/>
        <w:jc w:val="center"/>
        <w:rPr>
          <w:b/>
          <w:color w:val="FFFFFF"/>
          <w:sz w:val="28"/>
          <w:szCs w:val="28"/>
        </w:rPr>
      </w:pPr>
    </w:p>
    <w:p w14:paraId="00000007" w14:textId="77777777" w:rsidR="001C4A6F" w:rsidRDefault="00C23C04">
      <w:pPr>
        <w:pBdr>
          <w:top w:val="nil"/>
          <w:left w:val="nil"/>
          <w:bottom w:val="nil"/>
          <w:right w:val="nil"/>
          <w:between w:val="nil"/>
        </w:pBdr>
        <w:spacing w:line="288" w:lineRule="auto"/>
        <w:jc w:val="center"/>
        <w:rPr>
          <w:b/>
          <w:color w:val="FFFFFF"/>
          <w:sz w:val="28"/>
          <w:szCs w:val="28"/>
        </w:rPr>
      </w:pPr>
      <w:r>
        <w:rPr>
          <w:b/>
          <w:color w:val="FFFFFF"/>
          <w:sz w:val="28"/>
          <w:szCs w:val="28"/>
        </w:rPr>
        <w:t>PROTOCOLE</w:t>
      </w:r>
    </w:p>
    <w:p w14:paraId="00000008" w14:textId="77777777" w:rsidR="001C4A6F" w:rsidRDefault="001C4A6F">
      <w:pPr>
        <w:pBdr>
          <w:top w:val="nil"/>
          <w:left w:val="nil"/>
          <w:bottom w:val="nil"/>
          <w:right w:val="nil"/>
          <w:between w:val="nil"/>
        </w:pBdr>
        <w:spacing w:line="288" w:lineRule="auto"/>
        <w:rPr>
          <w:b/>
          <w:color w:val="000000"/>
          <w:sz w:val="22"/>
          <w:szCs w:val="22"/>
        </w:rPr>
      </w:pPr>
    </w:p>
    <w:p w14:paraId="00000009" w14:textId="77777777" w:rsidR="001C4A6F" w:rsidRDefault="001C4A6F">
      <w:pPr>
        <w:pBdr>
          <w:top w:val="nil"/>
          <w:left w:val="nil"/>
          <w:bottom w:val="nil"/>
          <w:right w:val="nil"/>
          <w:between w:val="nil"/>
        </w:pBdr>
        <w:spacing w:line="288" w:lineRule="auto"/>
        <w:rPr>
          <w:b/>
          <w:color w:val="000000"/>
          <w:sz w:val="22"/>
          <w:szCs w:val="22"/>
        </w:rPr>
      </w:pPr>
    </w:p>
    <w:p w14:paraId="0000000A" w14:textId="77777777" w:rsidR="001C4A6F" w:rsidRDefault="001C4A6F">
      <w:pPr>
        <w:pBdr>
          <w:top w:val="nil"/>
          <w:left w:val="nil"/>
          <w:bottom w:val="nil"/>
          <w:right w:val="nil"/>
          <w:between w:val="nil"/>
        </w:pBdr>
        <w:spacing w:line="288" w:lineRule="auto"/>
        <w:rPr>
          <w:b/>
          <w:color w:val="000000"/>
          <w:sz w:val="22"/>
          <w:szCs w:val="22"/>
        </w:rPr>
      </w:pPr>
    </w:p>
    <w:p w14:paraId="0000000B" w14:textId="77777777" w:rsidR="001C4A6F" w:rsidRDefault="00C23C04">
      <w:pPr>
        <w:pBdr>
          <w:top w:val="nil"/>
          <w:left w:val="nil"/>
          <w:bottom w:val="nil"/>
          <w:right w:val="nil"/>
          <w:between w:val="nil"/>
        </w:pBdr>
        <w:spacing w:line="288" w:lineRule="auto"/>
        <w:jc w:val="center"/>
        <w:rPr>
          <w:b/>
          <w:color w:val="000000"/>
          <w:sz w:val="22"/>
          <w:szCs w:val="22"/>
        </w:rPr>
      </w:pPr>
      <w:r>
        <w:rPr>
          <w:b/>
          <w:smallCaps/>
          <w:color w:val="1F497D"/>
          <w:sz w:val="32"/>
          <w:szCs w:val="32"/>
        </w:rPr>
        <w:t>PROTOCOLE</w:t>
      </w:r>
    </w:p>
    <w:p w14:paraId="0000000C" w14:textId="77777777" w:rsidR="001C4A6F" w:rsidRDefault="001C4A6F">
      <w:pPr>
        <w:pBdr>
          <w:top w:val="nil"/>
          <w:left w:val="nil"/>
          <w:bottom w:val="nil"/>
          <w:right w:val="nil"/>
          <w:between w:val="nil"/>
        </w:pBdr>
        <w:tabs>
          <w:tab w:val="left" w:pos="5954"/>
        </w:tabs>
        <w:ind w:left="1985"/>
        <w:jc w:val="both"/>
        <w:rPr>
          <w:rFonts w:ascii="Cambria" w:eastAsia="Cambria" w:hAnsi="Cambria" w:cs="Cambria"/>
          <w:color w:val="000000"/>
          <w:sz w:val="22"/>
          <w:szCs w:val="22"/>
        </w:rPr>
      </w:pPr>
    </w:p>
    <w:p w14:paraId="0000000D" w14:textId="77777777" w:rsidR="001C4A6F" w:rsidRDefault="00C23C04">
      <w:pPr>
        <w:pBdr>
          <w:top w:val="single" w:sz="4" w:space="0" w:color="000000"/>
          <w:left w:val="single" w:sz="4" w:space="4" w:color="000000"/>
          <w:bottom w:val="single" w:sz="4" w:space="1" w:color="000000"/>
          <w:right w:val="single" w:sz="4" w:space="4" w:color="000000"/>
          <w:between w:val="nil"/>
        </w:pBdr>
        <w:tabs>
          <w:tab w:val="left" w:pos="3686"/>
          <w:tab w:val="left" w:pos="5812"/>
        </w:tabs>
        <w:ind w:left="284" w:right="474"/>
        <w:jc w:val="center"/>
        <w:rPr>
          <w:b/>
          <w:smallCaps/>
          <w:color w:val="1F497D"/>
          <w:sz w:val="32"/>
          <w:szCs w:val="32"/>
        </w:rPr>
      </w:pPr>
      <w:r>
        <w:rPr>
          <w:b/>
          <w:smallCaps/>
          <w:color w:val="1F497D"/>
          <w:sz w:val="32"/>
          <w:szCs w:val="32"/>
        </w:rPr>
        <w:t>DEVELOPPEMENT ET EVALUATION INITIALE D'OUTILS D’AIDE A LA DECISION PARTAGEE EN MINIMISANT LES INÉGALITÉS SOCIALES DE LA PRISE EN CHARGE DU CANCER.</w:t>
      </w:r>
    </w:p>
    <w:p w14:paraId="0000000E" w14:textId="77777777" w:rsidR="001C4A6F" w:rsidRDefault="001C4A6F">
      <w:pPr>
        <w:pBdr>
          <w:top w:val="nil"/>
          <w:left w:val="nil"/>
          <w:bottom w:val="nil"/>
          <w:right w:val="nil"/>
          <w:between w:val="nil"/>
        </w:pBdr>
        <w:jc w:val="both"/>
        <w:rPr>
          <w:b/>
          <w:color w:val="1F497D"/>
          <w:sz w:val="22"/>
          <w:szCs w:val="22"/>
        </w:rPr>
      </w:pPr>
    </w:p>
    <w:p w14:paraId="0000000F" w14:textId="77777777" w:rsidR="001C4A6F" w:rsidRDefault="001C4A6F">
      <w:pPr>
        <w:pBdr>
          <w:top w:val="nil"/>
          <w:left w:val="nil"/>
          <w:bottom w:val="nil"/>
          <w:right w:val="nil"/>
          <w:between w:val="nil"/>
        </w:pBdr>
        <w:tabs>
          <w:tab w:val="left" w:pos="567"/>
        </w:tabs>
        <w:ind w:left="567"/>
        <w:jc w:val="both"/>
        <w:rPr>
          <w:color w:val="1F497D"/>
          <w:sz w:val="22"/>
          <w:szCs w:val="22"/>
        </w:rPr>
      </w:pPr>
    </w:p>
    <w:p w14:paraId="00000010" w14:textId="77777777" w:rsidR="001C4A6F" w:rsidRDefault="00C23C04">
      <w:pPr>
        <w:pBdr>
          <w:top w:val="nil"/>
          <w:left w:val="nil"/>
          <w:bottom w:val="nil"/>
          <w:right w:val="nil"/>
          <w:between w:val="nil"/>
        </w:pBdr>
        <w:tabs>
          <w:tab w:val="left" w:pos="567"/>
        </w:tabs>
        <w:jc w:val="center"/>
        <w:rPr>
          <w:b/>
          <w:color w:val="1F497D"/>
          <w:sz w:val="22"/>
          <w:szCs w:val="22"/>
        </w:rPr>
      </w:pPr>
      <w:r>
        <w:rPr>
          <w:b/>
          <w:color w:val="1F497D"/>
          <w:sz w:val="22"/>
          <w:szCs w:val="22"/>
        </w:rPr>
        <w:t>OUTILS2-IPC 2019-059</w:t>
      </w:r>
    </w:p>
    <w:p w14:paraId="00000011" w14:textId="77777777" w:rsidR="001C4A6F" w:rsidRDefault="00C23C04">
      <w:pPr>
        <w:pBdr>
          <w:top w:val="nil"/>
          <w:left w:val="nil"/>
          <w:bottom w:val="nil"/>
          <w:right w:val="nil"/>
          <w:between w:val="nil"/>
        </w:pBdr>
        <w:tabs>
          <w:tab w:val="left" w:pos="567"/>
        </w:tabs>
        <w:jc w:val="center"/>
        <w:rPr>
          <w:color w:val="1F497D"/>
          <w:sz w:val="22"/>
          <w:szCs w:val="22"/>
        </w:rPr>
      </w:pPr>
      <w:r>
        <w:rPr>
          <w:color w:val="1F497D"/>
          <w:sz w:val="22"/>
          <w:szCs w:val="22"/>
        </w:rPr>
        <w:t xml:space="preserve">N° d’enregistrement : </w:t>
      </w:r>
    </w:p>
    <w:p w14:paraId="00000012" w14:textId="77777777" w:rsidR="001C4A6F" w:rsidRDefault="00C23C04">
      <w:pPr>
        <w:pBdr>
          <w:top w:val="nil"/>
          <w:left w:val="nil"/>
          <w:bottom w:val="nil"/>
          <w:right w:val="nil"/>
          <w:between w:val="nil"/>
        </w:pBdr>
        <w:tabs>
          <w:tab w:val="left" w:pos="567"/>
        </w:tabs>
        <w:jc w:val="center"/>
        <w:rPr>
          <w:color w:val="1F497D"/>
          <w:sz w:val="22"/>
          <w:szCs w:val="22"/>
        </w:rPr>
      </w:pPr>
      <w:r>
        <w:rPr>
          <w:color w:val="1F497D"/>
          <w:sz w:val="22"/>
          <w:szCs w:val="22"/>
        </w:rPr>
        <w:t>Version n° 1.0- xx/xx/2020 soumise au CPP</w:t>
      </w:r>
    </w:p>
    <w:p w14:paraId="00000013" w14:textId="77777777" w:rsidR="001C4A6F" w:rsidRDefault="001C4A6F">
      <w:pPr>
        <w:pBdr>
          <w:top w:val="nil"/>
          <w:left w:val="nil"/>
          <w:bottom w:val="nil"/>
          <w:right w:val="nil"/>
          <w:between w:val="nil"/>
        </w:pBdr>
        <w:tabs>
          <w:tab w:val="left" w:pos="567"/>
        </w:tabs>
        <w:jc w:val="center"/>
        <w:rPr>
          <w:color w:val="1F497D"/>
          <w:sz w:val="22"/>
          <w:szCs w:val="22"/>
        </w:rPr>
      </w:pPr>
    </w:p>
    <w:p w14:paraId="00000014" w14:textId="77777777" w:rsidR="001C4A6F" w:rsidRDefault="001C4A6F">
      <w:pPr>
        <w:pBdr>
          <w:top w:val="nil"/>
          <w:left w:val="nil"/>
          <w:bottom w:val="nil"/>
          <w:right w:val="nil"/>
          <w:between w:val="nil"/>
        </w:pBdr>
        <w:tabs>
          <w:tab w:val="left" w:pos="567"/>
        </w:tabs>
        <w:ind w:left="567"/>
        <w:jc w:val="center"/>
        <w:rPr>
          <w:color w:val="1F497D"/>
        </w:rPr>
      </w:pPr>
    </w:p>
    <w:p w14:paraId="00000015" w14:textId="77777777" w:rsidR="001C4A6F" w:rsidRDefault="001C4A6F">
      <w:pPr>
        <w:pBdr>
          <w:top w:val="nil"/>
          <w:left w:val="nil"/>
          <w:bottom w:val="nil"/>
          <w:right w:val="nil"/>
          <w:between w:val="nil"/>
        </w:pBdr>
        <w:tabs>
          <w:tab w:val="left" w:pos="567"/>
        </w:tabs>
        <w:ind w:left="567"/>
        <w:jc w:val="center"/>
        <w:rPr>
          <w:color w:val="1F497D"/>
        </w:rPr>
      </w:pPr>
    </w:p>
    <w:p w14:paraId="00000016" w14:textId="77777777" w:rsidR="001C4A6F" w:rsidRDefault="001C4A6F">
      <w:pPr>
        <w:pBdr>
          <w:top w:val="nil"/>
          <w:left w:val="nil"/>
          <w:bottom w:val="nil"/>
          <w:right w:val="nil"/>
          <w:between w:val="nil"/>
        </w:pBdr>
        <w:tabs>
          <w:tab w:val="left" w:pos="5954"/>
        </w:tabs>
        <w:ind w:left="1985"/>
        <w:jc w:val="both"/>
        <w:rPr>
          <w:rFonts w:ascii="Cambria" w:eastAsia="Cambria" w:hAnsi="Cambria" w:cs="Cambria"/>
          <w:color w:val="000000"/>
          <w:sz w:val="22"/>
          <w:szCs w:val="22"/>
        </w:rPr>
      </w:pPr>
    </w:p>
    <w:tbl>
      <w:tblPr>
        <w:tblStyle w:val="aff2"/>
        <w:tblW w:w="9426" w:type="dxa"/>
        <w:tblInd w:w="0" w:type="dxa"/>
        <w:tblLayout w:type="fixed"/>
        <w:tblLook w:val="0000" w:firstRow="0" w:lastRow="0" w:firstColumn="0" w:lastColumn="0" w:noHBand="0" w:noVBand="0"/>
      </w:tblPr>
      <w:tblGrid>
        <w:gridCol w:w="3756"/>
        <w:gridCol w:w="5670"/>
      </w:tblGrid>
      <w:tr w:rsidR="001C4A6F" w14:paraId="3E70AE90" w14:textId="77777777">
        <w:tc>
          <w:tcPr>
            <w:tcW w:w="3756" w:type="dxa"/>
          </w:tcPr>
          <w:p w14:paraId="00000017" w14:textId="77777777" w:rsidR="001C4A6F" w:rsidRDefault="00C23C04">
            <w:pPr>
              <w:pBdr>
                <w:top w:val="nil"/>
                <w:left w:val="nil"/>
                <w:bottom w:val="nil"/>
                <w:right w:val="nil"/>
                <w:between w:val="nil"/>
              </w:pBdr>
              <w:ind w:left="567"/>
              <w:jc w:val="both"/>
              <w:rPr>
                <w:color w:val="1F497D"/>
                <w:sz w:val="22"/>
                <w:szCs w:val="22"/>
              </w:rPr>
            </w:pPr>
            <w:r>
              <w:rPr>
                <w:b/>
                <w:color w:val="1F497D"/>
                <w:sz w:val="22"/>
                <w:szCs w:val="22"/>
              </w:rPr>
              <w:t>Investigateur coordonnateur</w:t>
            </w:r>
            <w:r>
              <w:rPr>
                <w:color w:val="1F497D"/>
                <w:sz w:val="22"/>
                <w:szCs w:val="22"/>
              </w:rPr>
              <w:t> :</w:t>
            </w:r>
          </w:p>
        </w:tc>
        <w:tc>
          <w:tcPr>
            <w:tcW w:w="5670" w:type="dxa"/>
          </w:tcPr>
          <w:p w14:paraId="00000018" w14:textId="77777777" w:rsidR="001C4A6F" w:rsidRDefault="00C23C04">
            <w:pPr>
              <w:pBdr>
                <w:top w:val="nil"/>
                <w:left w:val="nil"/>
                <w:bottom w:val="nil"/>
                <w:right w:val="nil"/>
                <w:between w:val="nil"/>
              </w:pBdr>
              <w:tabs>
                <w:tab w:val="left" w:pos="567"/>
              </w:tabs>
              <w:ind w:left="567"/>
              <w:jc w:val="both"/>
              <w:rPr>
                <w:b/>
                <w:color w:val="1F497D"/>
                <w:sz w:val="22"/>
                <w:szCs w:val="22"/>
              </w:rPr>
            </w:pPr>
            <w:r>
              <w:rPr>
                <w:b/>
                <w:color w:val="1F497D"/>
                <w:sz w:val="22"/>
                <w:szCs w:val="22"/>
              </w:rPr>
              <w:t xml:space="preserve">Docteur Julien MANCINI      </w:t>
            </w:r>
          </w:p>
          <w:p w14:paraId="00000019" w14:textId="77777777" w:rsidR="001C4A6F" w:rsidRDefault="00C23C04">
            <w:pPr>
              <w:pBdr>
                <w:top w:val="nil"/>
                <w:left w:val="nil"/>
                <w:bottom w:val="nil"/>
                <w:right w:val="nil"/>
                <w:between w:val="nil"/>
              </w:pBdr>
              <w:tabs>
                <w:tab w:val="left" w:pos="567"/>
              </w:tabs>
              <w:ind w:left="567"/>
              <w:jc w:val="both"/>
              <w:rPr>
                <w:b/>
                <w:color w:val="1F497D"/>
                <w:sz w:val="22"/>
                <w:szCs w:val="22"/>
              </w:rPr>
            </w:pPr>
            <w:r>
              <w:rPr>
                <w:b/>
                <w:color w:val="1F497D"/>
                <w:sz w:val="22"/>
                <w:szCs w:val="22"/>
              </w:rPr>
              <w:t>Institut Paoli-</w:t>
            </w:r>
            <w:proofErr w:type="spellStart"/>
            <w:r>
              <w:rPr>
                <w:b/>
                <w:color w:val="1F497D"/>
                <w:sz w:val="22"/>
                <w:szCs w:val="22"/>
              </w:rPr>
              <w:t>Calmettes</w:t>
            </w:r>
            <w:proofErr w:type="spellEnd"/>
          </w:p>
          <w:p w14:paraId="0000001A" w14:textId="77777777" w:rsidR="001C4A6F" w:rsidRDefault="00C23C04">
            <w:pPr>
              <w:pBdr>
                <w:top w:val="nil"/>
                <w:left w:val="nil"/>
                <w:bottom w:val="nil"/>
                <w:right w:val="nil"/>
                <w:between w:val="nil"/>
              </w:pBdr>
              <w:tabs>
                <w:tab w:val="left" w:pos="567"/>
              </w:tabs>
              <w:ind w:left="567"/>
              <w:jc w:val="both"/>
              <w:rPr>
                <w:b/>
                <w:color w:val="1F497D"/>
                <w:sz w:val="22"/>
                <w:szCs w:val="22"/>
              </w:rPr>
            </w:pPr>
            <w:r>
              <w:rPr>
                <w:b/>
                <w:color w:val="1F497D"/>
                <w:sz w:val="22"/>
                <w:szCs w:val="22"/>
              </w:rPr>
              <w:t>UMR 1252 SESSTIM, Cancers, Biomédecine &amp; Société (CANBIOS)</w:t>
            </w:r>
          </w:p>
          <w:p w14:paraId="0000001B" w14:textId="77777777" w:rsidR="001C4A6F" w:rsidRDefault="00C23C04">
            <w:pPr>
              <w:pBdr>
                <w:top w:val="nil"/>
                <w:left w:val="nil"/>
                <w:bottom w:val="nil"/>
                <w:right w:val="nil"/>
                <w:between w:val="nil"/>
              </w:pBdr>
              <w:tabs>
                <w:tab w:val="left" w:pos="567"/>
              </w:tabs>
              <w:ind w:left="567"/>
              <w:jc w:val="both"/>
              <w:rPr>
                <w:b/>
                <w:color w:val="1F497D"/>
                <w:sz w:val="22"/>
                <w:szCs w:val="22"/>
              </w:rPr>
            </w:pPr>
            <w:r>
              <w:rPr>
                <w:b/>
                <w:color w:val="1F497D"/>
                <w:sz w:val="22"/>
                <w:szCs w:val="22"/>
              </w:rPr>
              <w:t>232, Bd Sainte Marguerite - BP 156</w:t>
            </w:r>
          </w:p>
          <w:p w14:paraId="0000001C" w14:textId="77777777" w:rsidR="001C4A6F" w:rsidRDefault="00C23C04">
            <w:pPr>
              <w:pBdr>
                <w:top w:val="nil"/>
                <w:left w:val="nil"/>
                <w:bottom w:val="nil"/>
                <w:right w:val="nil"/>
                <w:between w:val="nil"/>
              </w:pBdr>
              <w:tabs>
                <w:tab w:val="left" w:pos="567"/>
              </w:tabs>
              <w:ind w:left="567"/>
              <w:jc w:val="both"/>
              <w:rPr>
                <w:b/>
                <w:color w:val="1F497D"/>
                <w:sz w:val="22"/>
                <w:szCs w:val="22"/>
              </w:rPr>
            </w:pPr>
            <w:r>
              <w:rPr>
                <w:b/>
                <w:color w:val="1F497D"/>
                <w:sz w:val="22"/>
                <w:szCs w:val="22"/>
              </w:rPr>
              <w:t>13273 Marseille Cedex 9</w:t>
            </w:r>
          </w:p>
          <w:p w14:paraId="0000001D" w14:textId="77777777" w:rsidR="001C4A6F" w:rsidRDefault="00C23C04">
            <w:pPr>
              <w:pBdr>
                <w:top w:val="nil"/>
                <w:left w:val="nil"/>
                <w:bottom w:val="nil"/>
                <w:right w:val="nil"/>
                <w:between w:val="nil"/>
              </w:pBdr>
              <w:tabs>
                <w:tab w:val="left" w:pos="567"/>
              </w:tabs>
              <w:ind w:left="567"/>
              <w:jc w:val="both"/>
              <w:rPr>
                <w:b/>
                <w:color w:val="1F497D"/>
                <w:sz w:val="22"/>
                <w:szCs w:val="22"/>
              </w:rPr>
            </w:pPr>
            <w:r>
              <w:rPr>
                <w:b/>
                <w:color w:val="1F497D"/>
                <w:sz w:val="22"/>
                <w:szCs w:val="22"/>
              </w:rPr>
              <w:t xml:space="preserve">Tél. : </w:t>
            </w:r>
          </w:p>
          <w:p w14:paraId="0000001E" w14:textId="77777777" w:rsidR="001C4A6F" w:rsidRDefault="00C23C04">
            <w:pPr>
              <w:pBdr>
                <w:top w:val="nil"/>
                <w:left w:val="nil"/>
                <w:bottom w:val="nil"/>
                <w:right w:val="nil"/>
                <w:between w:val="nil"/>
              </w:pBdr>
              <w:tabs>
                <w:tab w:val="left" w:pos="567"/>
              </w:tabs>
              <w:ind w:left="567"/>
              <w:jc w:val="both"/>
              <w:rPr>
                <w:color w:val="1F497D"/>
                <w:sz w:val="22"/>
                <w:szCs w:val="22"/>
              </w:rPr>
            </w:pPr>
            <w:r>
              <w:rPr>
                <w:b/>
                <w:color w:val="1F497D"/>
                <w:sz w:val="22"/>
                <w:szCs w:val="22"/>
              </w:rPr>
              <w:t>E-mail : julien.mancini@inserm.fr</w:t>
            </w:r>
          </w:p>
        </w:tc>
      </w:tr>
    </w:tbl>
    <w:p w14:paraId="0000001F" w14:textId="77777777" w:rsidR="001C4A6F" w:rsidRDefault="001C4A6F">
      <w:pPr>
        <w:pBdr>
          <w:top w:val="nil"/>
          <w:left w:val="nil"/>
          <w:bottom w:val="nil"/>
          <w:right w:val="nil"/>
          <w:between w:val="nil"/>
        </w:pBdr>
        <w:tabs>
          <w:tab w:val="left" w:pos="5954"/>
        </w:tabs>
        <w:ind w:left="1985"/>
        <w:jc w:val="both"/>
        <w:rPr>
          <w:rFonts w:ascii="Cambria" w:eastAsia="Cambria" w:hAnsi="Cambria" w:cs="Cambria"/>
          <w:color w:val="000000"/>
          <w:sz w:val="22"/>
          <w:szCs w:val="22"/>
        </w:rPr>
      </w:pPr>
    </w:p>
    <w:tbl>
      <w:tblPr>
        <w:tblStyle w:val="aff3"/>
        <w:tblW w:w="9568" w:type="dxa"/>
        <w:tblInd w:w="0" w:type="dxa"/>
        <w:tblLayout w:type="fixed"/>
        <w:tblLook w:val="0000" w:firstRow="0" w:lastRow="0" w:firstColumn="0" w:lastColumn="0" w:noHBand="0" w:noVBand="0"/>
      </w:tblPr>
      <w:tblGrid>
        <w:gridCol w:w="3756"/>
        <w:gridCol w:w="5812"/>
      </w:tblGrid>
      <w:tr w:rsidR="001C4A6F" w14:paraId="03E5B23E" w14:textId="77777777">
        <w:tc>
          <w:tcPr>
            <w:tcW w:w="3756" w:type="dxa"/>
          </w:tcPr>
          <w:p w14:paraId="00000020" w14:textId="77777777" w:rsidR="001C4A6F" w:rsidRDefault="00C23C04">
            <w:pPr>
              <w:pBdr>
                <w:top w:val="nil"/>
                <w:left w:val="nil"/>
                <w:bottom w:val="nil"/>
                <w:right w:val="nil"/>
                <w:between w:val="nil"/>
              </w:pBdr>
              <w:tabs>
                <w:tab w:val="left" w:pos="567"/>
              </w:tabs>
              <w:ind w:left="567"/>
              <w:jc w:val="both"/>
              <w:rPr>
                <w:color w:val="1F497D"/>
                <w:sz w:val="22"/>
                <w:szCs w:val="22"/>
              </w:rPr>
            </w:pPr>
            <w:r>
              <w:rPr>
                <w:b/>
                <w:color w:val="1F497D"/>
                <w:sz w:val="22"/>
                <w:szCs w:val="22"/>
              </w:rPr>
              <w:t>Promoteur</w:t>
            </w:r>
            <w:r>
              <w:rPr>
                <w:color w:val="1F497D"/>
                <w:sz w:val="22"/>
                <w:szCs w:val="22"/>
              </w:rPr>
              <w:t> :</w:t>
            </w:r>
          </w:p>
        </w:tc>
        <w:tc>
          <w:tcPr>
            <w:tcW w:w="5812" w:type="dxa"/>
          </w:tcPr>
          <w:p w14:paraId="00000021" w14:textId="77777777" w:rsidR="001C4A6F" w:rsidRDefault="00C23C04">
            <w:pPr>
              <w:pBdr>
                <w:top w:val="nil"/>
                <w:left w:val="nil"/>
                <w:bottom w:val="nil"/>
                <w:right w:val="nil"/>
                <w:between w:val="nil"/>
              </w:pBdr>
              <w:ind w:left="567"/>
              <w:jc w:val="both"/>
              <w:rPr>
                <w:b/>
                <w:color w:val="1F497D"/>
                <w:sz w:val="22"/>
                <w:szCs w:val="22"/>
              </w:rPr>
            </w:pPr>
            <w:r>
              <w:rPr>
                <w:b/>
                <w:color w:val="1F497D"/>
                <w:sz w:val="22"/>
                <w:szCs w:val="22"/>
              </w:rPr>
              <w:t>Institut Paoli-</w:t>
            </w:r>
            <w:proofErr w:type="spellStart"/>
            <w:r>
              <w:rPr>
                <w:b/>
                <w:color w:val="1F497D"/>
                <w:sz w:val="22"/>
                <w:szCs w:val="22"/>
              </w:rPr>
              <w:t>Calmettes</w:t>
            </w:r>
            <w:proofErr w:type="spellEnd"/>
          </w:p>
          <w:p w14:paraId="00000022" w14:textId="77777777" w:rsidR="001C4A6F" w:rsidRDefault="00C23C04">
            <w:pPr>
              <w:pBdr>
                <w:top w:val="nil"/>
                <w:left w:val="nil"/>
                <w:bottom w:val="nil"/>
                <w:right w:val="nil"/>
                <w:between w:val="nil"/>
              </w:pBdr>
              <w:ind w:left="567"/>
              <w:jc w:val="both"/>
              <w:rPr>
                <w:color w:val="1F497D"/>
                <w:sz w:val="22"/>
                <w:szCs w:val="22"/>
              </w:rPr>
            </w:pPr>
            <w:r>
              <w:rPr>
                <w:color w:val="1F497D"/>
                <w:sz w:val="22"/>
                <w:szCs w:val="22"/>
              </w:rPr>
              <w:t>232, Bd Sainte Marguerite - BP 156</w:t>
            </w:r>
          </w:p>
          <w:p w14:paraId="00000023" w14:textId="77777777" w:rsidR="001C4A6F" w:rsidRDefault="00C23C04">
            <w:pPr>
              <w:pBdr>
                <w:top w:val="nil"/>
                <w:left w:val="nil"/>
                <w:bottom w:val="nil"/>
                <w:right w:val="nil"/>
                <w:between w:val="nil"/>
              </w:pBdr>
              <w:ind w:left="567"/>
              <w:jc w:val="both"/>
              <w:rPr>
                <w:color w:val="1F497D"/>
                <w:sz w:val="22"/>
                <w:szCs w:val="22"/>
              </w:rPr>
            </w:pPr>
            <w:r>
              <w:rPr>
                <w:color w:val="1F497D"/>
                <w:sz w:val="22"/>
                <w:szCs w:val="22"/>
              </w:rPr>
              <w:t>13273 Marseille Cedex 9</w:t>
            </w:r>
          </w:p>
          <w:p w14:paraId="00000024" w14:textId="77777777" w:rsidR="001C4A6F" w:rsidRDefault="00C23C04">
            <w:pPr>
              <w:pBdr>
                <w:top w:val="nil"/>
                <w:left w:val="nil"/>
                <w:bottom w:val="nil"/>
                <w:right w:val="nil"/>
                <w:between w:val="nil"/>
              </w:pBdr>
              <w:tabs>
                <w:tab w:val="left" w:pos="567"/>
              </w:tabs>
              <w:ind w:left="567"/>
              <w:jc w:val="both"/>
              <w:rPr>
                <w:color w:val="1F497D"/>
                <w:sz w:val="22"/>
                <w:szCs w:val="22"/>
              </w:rPr>
            </w:pPr>
            <w:r>
              <w:rPr>
                <w:color w:val="1F497D"/>
                <w:sz w:val="22"/>
                <w:szCs w:val="22"/>
              </w:rPr>
              <w:t>Tél. : 04 91 22 37 78 - Fax : 04 91 22 36 01</w:t>
            </w:r>
          </w:p>
          <w:p w14:paraId="00000025" w14:textId="77777777" w:rsidR="001C4A6F" w:rsidRDefault="00C23C04">
            <w:pPr>
              <w:pBdr>
                <w:top w:val="nil"/>
                <w:left w:val="nil"/>
                <w:bottom w:val="nil"/>
                <w:right w:val="nil"/>
                <w:between w:val="nil"/>
              </w:pBdr>
              <w:tabs>
                <w:tab w:val="center" w:pos="4536"/>
                <w:tab w:val="right" w:pos="9072"/>
                <w:tab w:val="left" w:pos="1560"/>
              </w:tabs>
              <w:ind w:left="567"/>
              <w:jc w:val="both"/>
              <w:rPr>
                <w:color w:val="1F497D"/>
                <w:sz w:val="22"/>
                <w:szCs w:val="22"/>
              </w:rPr>
            </w:pPr>
            <w:r>
              <w:rPr>
                <w:color w:val="1F497D"/>
                <w:sz w:val="22"/>
                <w:szCs w:val="22"/>
              </w:rPr>
              <w:t xml:space="preserve">E-mail : </w:t>
            </w:r>
            <w:hyperlink r:id="rId11">
              <w:r>
                <w:rPr>
                  <w:color w:val="0000FF"/>
                  <w:sz w:val="22"/>
                  <w:szCs w:val="22"/>
                  <w:u w:val="single"/>
                </w:rPr>
                <w:t>drci.up@ipc.unicancer.fr</w:t>
              </w:r>
            </w:hyperlink>
          </w:p>
          <w:p w14:paraId="00000026" w14:textId="77777777" w:rsidR="001C4A6F" w:rsidRDefault="001C4A6F">
            <w:pPr>
              <w:pBdr>
                <w:top w:val="nil"/>
                <w:left w:val="nil"/>
                <w:bottom w:val="nil"/>
                <w:right w:val="nil"/>
                <w:between w:val="nil"/>
              </w:pBdr>
              <w:tabs>
                <w:tab w:val="center" w:pos="4536"/>
                <w:tab w:val="right" w:pos="9072"/>
                <w:tab w:val="left" w:pos="1560"/>
              </w:tabs>
              <w:ind w:left="567"/>
              <w:jc w:val="both"/>
              <w:rPr>
                <w:color w:val="1F497D"/>
                <w:sz w:val="22"/>
                <w:szCs w:val="22"/>
              </w:rPr>
            </w:pPr>
          </w:p>
        </w:tc>
      </w:tr>
    </w:tbl>
    <w:p w14:paraId="00000027" w14:textId="77777777" w:rsidR="001C4A6F" w:rsidRDefault="00C23C04">
      <w:pPr>
        <w:pBdr>
          <w:top w:val="nil"/>
          <w:left w:val="nil"/>
          <w:bottom w:val="nil"/>
          <w:right w:val="nil"/>
          <w:between w:val="nil"/>
        </w:pBdr>
        <w:tabs>
          <w:tab w:val="center" w:pos="4536"/>
          <w:tab w:val="right" w:pos="9072"/>
          <w:tab w:val="left" w:pos="6090"/>
        </w:tabs>
        <w:ind w:left="567"/>
        <w:jc w:val="center"/>
        <w:rPr>
          <w:color w:val="1F497D"/>
          <w:sz w:val="18"/>
          <w:szCs w:val="18"/>
        </w:rPr>
      </w:pPr>
      <w:r>
        <w:rPr>
          <w:color w:val="1F497D"/>
          <w:sz w:val="18"/>
          <w:szCs w:val="18"/>
        </w:rPr>
        <w:t>Toute reproduction partielle ou totale du présent document est interdite sans autorisation de l’IPC</w:t>
      </w:r>
    </w:p>
    <w:p w14:paraId="00000028" w14:textId="77777777" w:rsidR="001C4A6F" w:rsidRDefault="001C4A6F">
      <w:pPr>
        <w:pBdr>
          <w:top w:val="nil"/>
          <w:left w:val="nil"/>
          <w:bottom w:val="nil"/>
          <w:right w:val="nil"/>
          <w:between w:val="nil"/>
        </w:pBdr>
        <w:tabs>
          <w:tab w:val="center" w:pos="4536"/>
          <w:tab w:val="right" w:pos="9072"/>
          <w:tab w:val="left" w:pos="6090"/>
        </w:tabs>
        <w:ind w:left="567"/>
        <w:jc w:val="center"/>
        <w:rPr>
          <w:color w:val="1F497D"/>
          <w:sz w:val="18"/>
          <w:szCs w:val="18"/>
        </w:rPr>
      </w:pPr>
    </w:p>
    <w:p w14:paraId="00000029" w14:textId="77777777" w:rsidR="001C4A6F" w:rsidRDefault="001C4A6F">
      <w:pPr>
        <w:pBdr>
          <w:top w:val="nil"/>
          <w:left w:val="nil"/>
          <w:bottom w:val="nil"/>
          <w:right w:val="nil"/>
          <w:between w:val="nil"/>
        </w:pBdr>
        <w:tabs>
          <w:tab w:val="center" w:pos="4536"/>
          <w:tab w:val="right" w:pos="9072"/>
          <w:tab w:val="left" w:pos="6090"/>
        </w:tabs>
        <w:ind w:left="567"/>
        <w:rPr>
          <w:color w:val="1F497D"/>
          <w:sz w:val="18"/>
          <w:szCs w:val="18"/>
        </w:rPr>
      </w:pPr>
    </w:p>
    <w:p w14:paraId="0000002A" w14:textId="77777777" w:rsidR="001C4A6F" w:rsidRDefault="001C4A6F">
      <w:pPr>
        <w:pBdr>
          <w:top w:val="nil"/>
          <w:left w:val="nil"/>
          <w:bottom w:val="nil"/>
          <w:right w:val="nil"/>
          <w:between w:val="nil"/>
        </w:pBdr>
        <w:tabs>
          <w:tab w:val="center" w:pos="4536"/>
          <w:tab w:val="right" w:pos="9072"/>
          <w:tab w:val="left" w:pos="6090"/>
        </w:tabs>
        <w:ind w:left="567"/>
        <w:rPr>
          <w:color w:val="1F497D"/>
          <w:sz w:val="18"/>
          <w:szCs w:val="18"/>
        </w:rPr>
      </w:pPr>
    </w:p>
    <w:p w14:paraId="0000002B" w14:textId="77777777" w:rsidR="001C4A6F" w:rsidRDefault="00C23C04">
      <w:pPr>
        <w:pBdr>
          <w:top w:val="nil"/>
          <w:left w:val="nil"/>
          <w:bottom w:val="nil"/>
          <w:right w:val="nil"/>
          <w:between w:val="nil"/>
        </w:pBdr>
        <w:tabs>
          <w:tab w:val="center" w:pos="4536"/>
          <w:tab w:val="right" w:pos="9072"/>
          <w:tab w:val="left" w:pos="6090"/>
        </w:tabs>
        <w:ind w:left="567"/>
        <w:rPr>
          <w:b/>
          <w:color w:val="1F497D"/>
          <w:sz w:val="18"/>
          <w:szCs w:val="18"/>
        </w:rPr>
      </w:pPr>
      <w:bookmarkStart w:id="0" w:name="bookmark=id.gjdgxs" w:colFirst="0" w:colLast="0"/>
      <w:bookmarkEnd w:id="0"/>
      <w:r>
        <w:rPr>
          <w:color w:val="1F497D"/>
          <w:sz w:val="18"/>
          <w:szCs w:val="18"/>
        </w:rPr>
        <w:t>☐ Médicament</w:t>
      </w:r>
      <w:proofErr w:type="gramStart"/>
      <w:r>
        <w:rPr>
          <w:color w:val="1F497D"/>
          <w:sz w:val="18"/>
          <w:szCs w:val="18"/>
        </w:rPr>
        <w:t> : ….</w:t>
      </w:r>
      <w:proofErr w:type="gramEnd"/>
      <w:r>
        <w:rPr>
          <w:color w:val="1F497D"/>
          <w:sz w:val="18"/>
          <w:szCs w:val="18"/>
        </w:rPr>
        <w:t>.</w:t>
      </w:r>
    </w:p>
    <w:p w14:paraId="0000002C" w14:textId="77777777" w:rsidR="001C4A6F" w:rsidRDefault="00C23C04">
      <w:pPr>
        <w:pBdr>
          <w:top w:val="nil"/>
          <w:left w:val="nil"/>
          <w:bottom w:val="nil"/>
          <w:right w:val="nil"/>
          <w:between w:val="nil"/>
        </w:pBdr>
        <w:tabs>
          <w:tab w:val="center" w:pos="4536"/>
          <w:tab w:val="right" w:pos="9072"/>
          <w:tab w:val="left" w:pos="6090"/>
        </w:tabs>
        <w:ind w:left="567"/>
        <w:rPr>
          <w:color w:val="1F497D"/>
          <w:sz w:val="18"/>
          <w:szCs w:val="18"/>
        </w:rPr>
      </w:pPr>
      <w:r>
        <w:rPr>
          <w:color w:val="1F497D"/>
          <w:sz w:val="18"/>
          <w:szCs w:val="18"/>
        </w:rPr>
        <w:t>☐ Produits sanguins labiles, Organes, Tissus, Préparation de Thérapie cellulaire</w:t>
      </w:r>
    </w:p>
    <w:p w14:paraId="0000002D" w14:textId="77777777" w:rsidR="001C4A6F" w:rsidRDefault="00C23C04">
      <w:pPr>
        <w:pBdr>
          <w:top w:val="nil"/>
          <w:left w:val="nil"/>
          <w:bottom w:val="nil"/>
          <w:right w:val="nil"/>
          <w:between w:val="nil"/>
        </w:pBdr>
        <w:tabs>
          <w:tab w:val="center" w:pos="4536"/>
          <w:tab w:val="right" w:pos="9072"/>
          <w:tab w:val="left" w:pos="6090"/>
        </w:tabs>
        <w:ind w:left="567"/>
        <w:rPr>
          <w:color w:val="1F497D"/>
          <w:sz w:val="18"/>
          <w:szCs w:val="18"/>
        </w:rPr>
      </w:pPr>
      <w:r>
        <w:rPr>
          <w:color w:val="1F497D"/>
          <w:sz w:val="18"/>
          <w:szCs w:val="18"/>
        </w:rPr>
        <w:t>☐ Dispositif Médical</w:t>
      </w:r>
    </w:p>
    <w:p w14:paraId="0000002E" w14:textId="77777777" w:rsidR="001C4A6F" w:rsidRDefault="00C23C04">
      <w:pPr>
        <w:pBdr>
          <w:top w:val="nil"/>
          <w:left w:val="nil"/>
          <w:bottom w:val="nil"/>
          <w:right w:val="nil"/>
          <w:between w:val="nil"/>
        </w:pBdr>
        <w:tabs>
          <w:tab w:val="left" w:pos="5954"/>
        </w:tabs>
        <w:ind w:left="567"/>
        <w:jc w:val="both"/>
        <w:rPr>
          <w:color w:val="1F497D"/>
          <w:sz w:val="18"/>
          <w:szCs w:val="18"/>
        </w:rPr>
      </w:pPr>
      <w:r>
        <w:rPr>
          <w:color w:val="1F497D"/>
          <w:sz w:val="18"/>
          <w:szCs w:val="18"/>
        </w:rPr>
        <w:t>☒ Catégorie 3 : Hors L5311-1</w:t>
      </w:r>
    </w:p>
    <w:p w14:paraId="0000002F" w14:textId="77777777" w:rsidR="001C4A6F" w:rsidRDefault="001C4A6F">
      <w:pPr>
        <w:pBdr>
          <w:top w:val="nil"/>
          <w:left w:val="nil"/>
          <w:bottom w:val="nil"/>
          <w:right w:val="nil"/>
          <w:between w:val="nil"/>
        </w:pBdr>
        <w:jc w:val="both"/>
        <w:rPr>
          <w:b/>
          <w:color w:val="000000"/>
          <w:sz w:val="22"/>
          <w:szCs w:val="22"/>
        </w:rPr>
      </w:pPr>
    </w:p>
    <w:p w14:paraId="00000030" w14:textId="77777777" w:rsidR="001C4A6F" w:rsidRDefault="001C4A6F">
      <w:pPr>
        <w:pBdr>
          <w:top w:val="nil"/>
          <w:left w:val="nil"/>
          <w:bottom w:val="nil"/>
          <w:right w:val="nil"/>
          <w:between w:val="nil"/>
        </w:pBdr>
        <w:spacing w:line="288" w:lineRule="auto"/>
        <w:rPr>
          <w:b/>
          <w:color w:val="000000"/>
          <w:sz w:val="22"/>
          <w:szCs w:val="22"/>
        </w:rPr>
      </w:pPr>
    </w:p>
    <w:p w14:paraId="00000031" w14:textId="77777777" w:rsidR="001C4A6F" w:rsidRDefault="001C4A6F">
      <w:pPr>
        <w:pStyle w:val="Titre1"/>
        <w:rPr>
          <w:rFonts w:ascii="Arial" w:eastAsia="Arial" w:hAnsi="Arial" w:cs="Arial"/>
        </w:rPr>
      </w:pPr>
      <w:bookmarkStart w:id="1" w:name="_heading=h.30j0zll" w:colFirst="0" w:colLast="0"/>
      <w:bookmarkEnd w:id="1"/>
    </w:p>
    <w:p w14:paraId="00000032" w14:textId="77777777" w:rsidR="001C4A6F" w:rsidRDefault="00C23C04">
      <w:pPr>
        <w:pStyle w:val="Titre1"/>
        <w:rPr>
          <w:rFonts w:ascii="Arial" w:eastAsia="Arial" w:hAnsi="Arial" w:cs="Arial"/>
        </w:rPr>
      </w:pPr>
      <w:bookmarkStart w:id="2" w:name="_heading=h.1fob9te" w:colFirst="0" w:colLast="0"/>
      <w:bookmarkEnd w:id="2"/>
      <w:r>
        <w:rPr>
          <w:rFonts w:ascii="Arial" w:eastAsia="Arial" w:hAnsi="Arial" w:cs="Arial"/>
        </w:rPr>
        <w:t xml:space="preserve">1. APPROBATION ET SIGNATAIRES DU PROTOCOLE </w:t>
      </w:r>
    </w:p>
    <w:p w14:paraId="00000033" w14:textId="77777777" w:rsidR="001C4A6F" w:rsidRDefault="001C4A6F">
      <w:pPr>
        <w:pBdr>
          <w:top w:val="nil"/>
          <w:left w:val="nil"/>
          <w:bottom w:val="nil"/>
          <w:right w:val="nil"/>
          <w:between w:val="nil"/>
        </w:pBdr>
        <w:rPr>
          <w:b/>
          <w:color w:val="000000"/>
          <w:sz w:val="22"/>
          <w:szCs w:val="22"/>
        </w:rPr>
      </w:pPr>
    </w:p>
    <w:p w14:paraId="00000034" w14:textId="77777777" w:rsidR="001C4A6F" w:rsidRDefault="00C23C04">
      <w:pPr>
        <w:pBdr>
          <w:top w:val="nil"/>
          <w:left w:val="nil"/>
          <w:bottom w:val="nil"/>
          <w:right w:val="nil"/>
          <w:between w:val="nil"/>
        </w:pBdr>
        <w:shd w:val="clear" w:color="auto" w:fill="FFFFFF"/>
        <w:jc w:val="both"/>
        <w:rPr>
          <w:b/>
          <w:color w:val="000000"/>
          <w:sz w:val="22"/>
          <w:szCs w:val="22"/>
        </w:rPr>
      </w:pPr>
      <w:r>
        <w:rPr>
          <w:b/>
          <w:color w:val="000000"/>
          <w:sz w:val="22"/>
          <w:szCs w:val="22"/>
        </w:rPr>
        <w:t>Titre : DEVELOPPEMENT ET EVALUATION INITIALE D’OUTILS D’AIDE A LA DECISION PARTAGEE EN MINIMISANT LES INÉGALITÉS SOCIALES DE PRISE EN CHARGE DU CANCER</w:t>
      </w:r>
      <w:r>
        <w:rPr>
          <w:b/>
          <w:color w:val="000000"/>
        </w:rPr>
        <w:t>.</w:t>
      </w:r>
      <w:r>
        <w:rPr>
          <w:b/>
          <w:color w:val="000000"/>
          <w:sz w:val="22"/>
          <w:szCs w:val="22"/>
        </w:rPr>
        <w:t xml:space="preserve"> </w:t>
      </w:r>
    </w:p>
    <w:p w14:paraId="00000035" w14:textId="77777777" w:rsidR="001C4A6F" w:rsidRDefault="00C23C04">
      <w:pPr>
        <w:pBdr>
          <w:top w:val="nil"/>
          <w:left w:val="nil"/>
          <w:bottom w:val="nil"/>
          <w:right w:val="nil"/>
          <w:between w:val="nil"/>
        </w:pBdr>
        <w:shd w:val="clear" w:color="auto" w:fill="FFFFFF"/>
        <w:jc w:val="both"/>
        <w:rPr>
          <w:b/>
          <w:color w:val="000000"/>
          <w:sz w:val="22"/>
          <w:szCs w:val="22"/>
        </w:rPr>
      </w:pPr>
      <w:bookmarkStart w:id="3" w:name="_heading=h.3znysh7" w:colFirst="0" w:colLast="0"/>
      <w:bookmarkEnd w:id="3"/>
      <w:r>
        <w:rPr>
          <w:b/>
          <w:color w:val="000000"/>
          <w:sz w:val="22"/>
          <w:szCs w:val="22"/>
        </w:rPr>
        <w:t>OUTILS2-IPC 2019-059</w:t>
      </w:r>
    </w:p>
    <w:p w14:paraId="00000036" w14:textId="77777777" w:rsidR="001C4A6F" w:rsidRDefault="001C4A6F">
      <w:pPr>
        <w:pBdr>
          <w:top w:val="nil"/>
          <w:left w:val="nil"/>
          <w:bottom w:val="nil"/>
          <w:right w:val="nil"/>
          <w:between w:val="nil"/>
        </w:pBdr>
        <w:jc w:val="both"/>
        <w:rPr>
          <w:color w:val="000000"/>
          <w:sz w:val="22"/>
          <w:szCs w:val="22"/>
        </w:rPr>
      </w:pPr>
    </w:p>
    <w:tbl>
      <w:tblPr>
        <w:tblStyle w:val="aff4"/>
        <w:tblW w:w="9001"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480"/>
        <w:gridCol w:w="3402"/>
        <w:gridCol w:w="3119"/>
      </w:tblGrid>
      <w:tr w:rsidR="001C4A6F" w14:paraId="1DF3A587" w14:textId="77777777">
        <w:trPr>
          <w:trHeight w:val="518"/>
        </w:trPr>
        <w:tc>
          <w:tcPr>
            <w:tcW w:w="2480" w:type="dxa"/>
            <w:vMerge w:val="restart"/>
          </w:tcPr>
          <w:p w14:paraId="00000037" w14:textId="77777777" w:rsidR="001C4A6F" w:rsidRDefault="001C4A6F">
            <w:pPr>
              <w:pBdr>
                <w:top w:val="nil"/>
                <w:left w:val="nil"/>
                <w:bottom w:val="nil"/>
                <w:right w:val="nil"/>
                <w:between w:val="nil"/>
              </w:pBdr>
              <w:jc w:val="center"/>
              <w:rPr>
                <w:color w:val="000000"/>
                <w:sz w:val="22"/>
                <w:szCs w:val="22"/>
              </w:rPr>
            </w:pPr>
          </w:p>
          <w:p w14:paraId="00000038" w14:textId="77777777" w:rsidR="001C4A6F" w:rsidRDefault="00C23C04">
            <w:pPr>
              <w:pBdr>
                <w:top w:val="nil"/>
                <w:left w:val="nil"/>
                <w:bottom w:val="nil"/>
                <w:right w:val="nil"/>
                <w:between w:val="nil"/>
              </w:pBdr>
              <w:jc w:val="center"/>
              <w:rPr>
                <w:smallCaps/>
                <w:color w:val="000000"/>
                <w:sz w:val="22"/>
                <w:szCs w:val="22"/>
              </w:rPr>
            </w:pPr>
            <w:r>
              <w:rPr>
                <w:smallCaps/>
                <w:color w:val="000000"/>
                <w:sz w:val="22"/>
                <w:szCs w:val="22"/>
              </w:rPr>
              <w:t>COMITE DE</w:t>
            </w:r>
          </w:p>
          <w:p w14:paraId="00000039" w14:textId="77777777" w:rsidR="001C4A6F" w:rsidRDefault="00C23C04">
            <w:pPr>
              <w:pBdr>
                <w:top w:val="nil"/>
                <w:left w:val="nil"/>
                <w:bottom w:val="nil"/>
                <w:right w:val="nil"/>
                <w:between w:val="nil"/>
              </w:pBdr>
              <w:jc w:val="center"/>
              <w:rPr>
                <w:smallCaps/>
                <w:color w:val="000000"/>
                <w:sz w:val="22"/>
                <w:szCs w:val="22"/>
              </w:rPr>
            </w:pPr>
            <w:r>
              <w:rPr>
                <w:smallCaps/>
                <w:color w:val="000000"/>
                <w:sz w:val="22"/>
                <w:szCs w:val="22"/>
              </w:rPr>
              <w:t>PROTECTION DES PERSONNES</w:t>
            </w:r>
          </w:p>
          <w:p w14:paraId="0000003A" w14:textId="77777777" w:rsidR="001C4A6F" w:rsidRDefault="001C4A6F">
            <w:pPr>
              <w:pBdr>
                <w:top w:val="nil"/>
                <w:left w:val="nil"/>
                <w:bottom w:val="nil"/>
                <w:right w:val="nil"/>
                <w:between w:val="nil"/>
              </w:pBdr>
              <w:jc w:val="center"/>
              <w:rPr>
                <w:color w:val="000000"/>
                <w:sz w:val="22"/>
                <w:szCs w:val="22"/>
              </w:rPr>
            </w:pPr>
          </w:p>
        </w:tc>
        <w:tc>
          <w:tcPr>
            <w:tcW w:w="3402" w:type="dxa"/>
            <w:vMerge w:val="restart"/>
          </w:tcPr>
          <w:p w14:paraId="0000003B" w14:textId="77777777" w:rsidR="001C4A6F" w:rsidRDefault="001C4A6F">
            <w:pPr>
              <w:pBdr>
                <w:top w:val="nil"/>
                <w:left w:val="nil"/>
                <w:bottom w:val="nil"/>
                <w:right w:val="nil"/>
                <w:between w:val="nil"/>
              </w:pBdr>
              <w:jc w:val="both"/>
              <w:rPr>
                <w:color w:val="000000"/>
                <w:sz w:val="22"/>
                <w:szCs w:val="22"/>
              </w:rPr>
            </w:pPr>
          </w:p>
          <w:p w14:paraId="0000003C"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Nom du CPP : </w:t>
            </w:r>
          </w:p>
          <w:p w14:paraId="0000003D" w14:textId="77777777" w:rsidR="001C4A6F" w:rsidRDefault="001C4A6F">
            <w:pPr>
              <w:pBdr>
                <w:top w:val="nil"/>
                <w:left w:val="nil"/>
                <w:bottom w:val="nil"/>
                <w:right w:val="nil"/>
                <w:between w:val="nil"/>
              </w:pBdr>
              <w:jc w:val="both"/>
              <w:rPr>
                <w:color w:val="000000"/>
                <w:sz w:val="22"/>
                <w:szCs w:val="22"/>
              </w:rPr>
            </w:pPr>
          </w:p>
        </w:tc>
        <w:tc>
          <w:tcPr>
            <w:tcW w:w="3119" w:type="dxa"/>
          </w:tcPr>
          <w:p w14:paraId="0000003E" w14:textId="77777777" w:rsidR="001C4A6F" w:rsidRDefault="001C4A6F">
            <w:pPr>
              <w:pBdr>
                <w:top w:val="nil"/>
                <w:left w:val="nil"/>
                <w:bottom w:val="nil"/>
                <w:right w:val="nil"/>
                <w:between w:val="nil"/>
              </w:pBdr>
              <w:jc w:val="both"/>
              <w:rPr>
                <w:color w:val="000000"/>
                <w:sz w:val="22"/>
                <w:szCs w:val="22"/>
              </w:rPr>
            </w:pPr>
          </w:p>
          <w:p w14:paraId="0000003F"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Date d'avis : </w:t>
            </w:r>
          </w:p>
          <w:p w14:paraId="00000040" w14:textId="77777777" w:rsidR="001C4A6F" w:rsidRDefault="001C4A6F">
            <w:pPr>
              <w:pBdr>
                <w:top w:val="nil"/>
                <w:left w:val="nil"/>
                <w:bottom w:val="nil"/>
                <w:right w:val="nil"/>
                <w:between w:val="nil"/>
              </w:pBdr>
              <w:jc w:val="both"/>
              <w:rPr>
                <w:color w:val="000000"/>
                <w:sz w:val="22"/>
                <w:szCs w:val="22"/>
              </w:rPr>
            </w:pPr>
          </w:p>
        </w:tc>
      </w:tr>
      <w:tr w:rsidR="001C4A6F" w14:paraId="2721FDF1" w14:textId="77777777">
        <w:trPr>
          <w:trHeight w:val="517"/>
        </w:trPr>
        <w:tc>
          <w:tcPr>
            <w:tcW w:w="2480" w:type="dxa"/>
            <w:vMerge/>
          </w:tcPr>
          <w:p w14:paraId="00000041" w14:textId="77777777" w:rsidR="001C4A6F" w:rsidRDefault="001C4A6F">
            <w:pPr>
              <w:widowControl w:val="0"/>
              <w:pBdr>
                <w:top w:val="nil"/>
                <w:left w:val="nil"/>
                <w:bottom w:val="nil"/>
                <w:right w:val="nil"/>
                <w:between w:val="nil"/>
              </w:pBdr>
              <w:spacing w:line="276" w:lineRule="auto"/>
              <w:rPr>
                <w:color w:val="000000"/>
                <w:sz w:val="22"/>
                <w:szCs w:val="22"/>
              </w:rPr>
            </w:pPr>
          </w:p>
        </w:tc>
        <w:tc>
          <w:tcPr>
            <w:tcW w:w="3402" w:type="dxa"/>
            <w:vMerge/>
          </w:tcPr>
          <w:p w14:paraId="00000042" w14:textId="77777777" w:rsidR="001C4A6F" w:rsidRDefault="001C4A6F">
            <w:pPr>
              <w:widowControl w:val="0"/>
              <w:pBdr>
                <w:top w:val="nil"/>
                <w:left w:val="nil"/>
                <w:bottom w:val="nil"/>
                <w:right w:val="nil"/>
                <w:between w:val="nil"/>
              </w:pBdr>
              <w:spacing w:line="276" w:lineRule="auto"/>
              <w:rPr>
                <w:color w:val="000000"/>
                <w:sz w:val="22"/>
                <w:szCs w:val="22"/>
              </w:rPr>
            </w:pPr>
          </w:p>
        </w:tc>
        <w:tc>
          <w:tcPr>
            <w:tcW w:w="3119" w:type="dxa"/>
          </w:tcPr>
          <w:p w14:paraId="00000043" w14:textId="77777777" w:rsidR="001C4A6F" w:rsidRDefault="001C4A6F">
            <w:pPr>
              <w:pBdr>
                <w:top w:val="nil"/>
                <w:left w:val="nil"/>
                <w:bottom w:val="nil"/>
                <w:right w:val="nil"/>
                <w:between w:val="nil"/>
              </w:pBdr>
              <w:jc w:val="both"/>
              <w:rPr>
                <w:color w:val="000000"/>
                <w:sz w:val="22"/>
                <w:szCs w:val="22"/>
              </w:rPr>
            </w:pPr>
          </w:p>
          <w:p w14:paraId="00000044"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Réf. CPP : </w:t>
            </w:r>
          </w:p>
        </w:tc>
      </w:tr>
    </w:tbl>
    <w:p w14:paraId="00000045" w14:textId="77777777" w:rsidR="001C4A6F" w:rsidRDefault="001C4A6F">
      <w:pPr>
        <w:pBdr>
          <w:top w:val="nil"/>
          <w:left w:val="nil"/>
          <w:bottom w:val="nil"/>
          <w:right w:val="nil"/>
          <w:between w:val="nil"/>
        </w:pBdr>
        <w:jc w:val="both"/>
        <w:rPr>
          <w:color w:val="000000"/>
          <w:sz w:val="22"/>
          <w:szCs w:val="22"/>
        </w:rPr>
      </w:pPr>
    </w:p>
    <w:tbl>
      <w:tblPr>
        <w:tblStyle w:val="aff5"/>
        <w:tblW w:w="9001" w:type="dxa"/>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480"/>
        <w:gridCol w:w="6521"/>
      </w:tblGrid>
      <w:tr w:rsidR="001C4A6F" w14:paraId="5E17CE7B" w14:textId="77777777">
        <w:trPr>
          <w:trHeight w:val="565"/>
        </w:trPr>
        <w:tc>
          <w:tcPr>
            <w:tcW w:w="2480" w:type="dxa"/>
          </w:tcPr>
          <w:p w14:paraId="00000046" w14:textId="77777777" w:rsidR="001C4A6F" w:rsidRDefault="001C4A6F">
            <w:pPr>
              <w:pBdr>
                <w:top w:val="nil"/>
                <w:left w:val="nil"/>
                <w:bottom w:val="nil"/>
                <w:right w:val="nil"/>
                <w:between w:val="nil"/>
              </w:pBdr>
              <w:jc w:val="both"/>
              <w:rPr>
                <w:color w:val="000000"/>
                <w:sz w:val="22"/>
                <w:szCs w:val="22"/>
              </w:rPr>
            </w:pPr>
          </w:p>
          <w:p w14:paraId="00000047" w14:textId="77777777" w:rsidR="001C4A6F" w:rsidRDefault="00C23C04">
            <w:pPr>
              <w:pBdr>
                <w:top w:val="nil"/>
                <w:left w:val="nil"/>
                <w:bottom w:val="nil"/>
                <w:right w:val="nil"/>
                <w:between w:val="nil"/>
              </w:pBdr>
              <w:jc w:val="center"/>
              <w:rPr>
                <w:smallCaps/>
                <w:color w:val="000000"/>
                <w:sz w:val="22"/>
                <w:szCs w:val="22"/>
              </w:rPr>
            </w:pPr>
            <w:r>
              <w:rPr>
                <w:smallCaps/>
                <w:color w:val="000000"/>
                <w:sz w:val="22"/>
                <w:szCs w:val="22"/>
              </w:rPr>
              <w:t>COMITE DE</w:t>
            </w:r>
          </w:p>
          <w:p w14:paraId="00000048" w14:textId="77777777" w:rsidR="001C4A6F" w:rsidRDefault="00C23C04">
            <w:pPr>
              <w:pBdr>
                <w:top w:val="nil"/>
                <w:left w:val="nil"/>
                <w:bottom w:val="nil"/>
                <w:right w:val="nil"/>
                <w:between w:val="nil"/>
              </w:pBdr>
              <w:jc w:val="center"/>
              <w:rPr>
                <w:smallCaps/>
                <w:color w:val="000000"/>
                <w:sz w:val="22"/>
                <w:szCs w:val="22"/>
              </w:rPr>
            </w:pPr>
            <w:r>
              <w:rPr>
                <w:smallCaps/>
                <w:color w:val="000000"/>
                <w:sz w:val="22"/>
                <w:szCs w:val="22"/>
              </w:rPr>
              <w:t>REDACTION</w:t>
            </w:r>
          </w:p>
          <w:p w14:paraId="00000049" w14:textId="77777777" w:rsidR="001C4A6F" w:rsidRDefault="001C4A6F">
            <w:pPr>
              <w:pBdr>
                <w:top w:val="nil"/>
                <w:left w:val="nil"/>
                <w:bottom w:val="nil"/>
                <w:right w:val="nil"/>
                <w:between w:val="nil"/>
              </w:pBdr>
              <w:jc w:val="both"/>
              <w:rPr>
                <w:color w:val="000000"/>
                <w:sz w:val="22"/>
                <w:szCs w:val="22"/>
              </w:rPr>
            </w:pPr>
          </w:p>
        </w:tc>
        <w:tc>
          <w:tcPr>
            <w:tcW w:w="6521" w:type="dxa"/>
          </w:tcPr>
          <w:p w14:paraId="0000004A" w14:textId="77777777" w:rsidR="001C4A6F" w:rsidRDefault="00C23C04">
            <w:pPr>
              <w:pBdr>
                <w:top w:val="nil"/>
                <w:left w:val="nil"/>
                <w:bottom w:val="nil"/>
                <w:right w:val="nil"/>
                <w:between w:val="nil"/>
              </w:pBdr>
              <w:jc w:val="both"/>
              <w:rPr>
                <w:smallCaps/>
                <w:color w:val="000000"/>
                <w:sz w:val="22"/>
                <w:szCs w:val="22"/>
              </w:rPr>
            </w:pPr>
            <w:r>
              <w:rPr>
                <w:smallCaps/>
                <w:color w:val="000000"/>
                <w:sz w:val="22"/>
                <w:szCs w:val="22"/>
              </w:rPr>
              <w:t xml:space="preserve">Julien MANCINI, </w:t>
            </w:r>
            <w:proofErr w:type="spellStart"/>
            <w:r>
              <w:rPr>
                <w:smallCaps/>
                <w:color w:val="000000"/>
                <w:sz w:val="22"/>
                <w:szCs w:val="22"/>
              </w:rPr>
              <w:t>Leonor</w:t>
            </w:r>
            <w:proofErr w:type="spellEnd"/>
            <w:r>
              <w:rPr>
                <w:smallCaps/>
                <w:color w:val="000000"/>
                <w:sz w:val="22"/>
                <w:szCs w:val="22"/>
              </w:rPr>
              <w:t xml:space="preserve"> LOPEZ ALMEIDA, Anne-Déborah BOUHNIK, Fatima GAUNA CRISTALDO, Clémence CASANOVA, Dominique REY</w:t>
            </w:r>
          </w:p>
        </w:tc>
      </w:tr>
    </w:tbl>
    <w:p w14:paraId="0000004B"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bl>
      <w:tblPr>
        <w:tblStyle w:val="aff6"/>
        <w:tblW w:w="9039" w:type="dxa"/>
        <w:tblInd w:w="-38"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000" w:firstRow="0" w:lastRow="0" w:firstColumn="0" w:lastColumn="0" w:noHBand="0" w:noVBand="0"/>
      </w:tblPr>
      <w:tblGrid>
        <w:gridCol w:w="2518"/>
        <w:gridCol w:w="3544"/>
        <w:gridCol w:w="1417"/>
        <w:gridCol w:w="1560"/>
      </w:tblGrid>
      <w:tr w:rsidR="001C4A6F" w14:paraId="52592CE8" w14:textId="77777777">
        <w:tc>
          <w:tcPr>
            <w:tcW w:w="2518" w:type="dxa"/>
          </w:tcPr>
          <w:p w14:paraId="0000004C" w14:textId="77777777" w:rsidR="001C4A6F" w:rsidRDefault="001C4A6F">
            <w:pPr>
              <w:pBdr>
                <w:top w:val="nil"/>
                <w:left w:val="nil"/>
                <w:bottom w:val="nil"/>
                <w:right w:val="nil"/>
                <w:between w:val="nil"/>
              </w:pBdr>
              <w:tabs>
                <w:tab w:val="center" w:pos="4536"/>
                <w:tab w:val="right" w:pos="9072"/>
              </w:tabs>
              <w:jc w:val="center"/>
              <w:rPr>
                <w:color w:val="000000"/>
                <w:sz w:val="22"/>
                <w:szCs w:val="22"/>
              </w:rPr>
            </w:pPr>
          </w:p>
          <w:p w14:paraId="0000004D" w14:textId="77777777" w:rsidR="001C4A6F" w:rsidRDefault="00C23C04">
            <w:pPr>
              <w:pBdr>
                <w:top w:val="nil"/>
                <w:left w:val="nil"/>
                <w:bottom w:val="nil"/>
                <w:right w:val="nil"/>
                <w:between w:val="nil"/>
              </w:pBdr>
              <w:tabs>
                <w:tab w:val="left" w:pos="1418"/>
              </w:tabs>
              <w:jc w:val="center"/>
              <w:rPr>
                <w:smallCaps/>
                <w:color w:val="000000"/>
                <w:sz w:val="22"/>
                <w:szCs w:val="22"/>
              </w:rPr>
            </w:pPr>
            <w:r>
              <w:rPr>
                <w:smallCaps/>
                <w:color w:val="000000"/>
                <w:sz w:val="22"/>
                <w:szCs w:val="22"/>
              </w:rPr>
              <w:t>Noms et titres</w:t>
            </w:r>
          </w:p>
          <w:p w14:paraId="0000004E"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smallCaps/>
                <w:color w:val="000000"/>
                <w:sz w:val="22"/>
                <w:szCs w:val="22"/>
              </w:rPr>
              <w:t>des Responsables</w:t>
            </w:r>
          </w:p>
          <w:p w14:paraId="0000004F" w14:textId="77777777" w:rsidR="001C4A6F" w:rsidRDefault="001C4A6F">
            <w:pPr>
              <w:pBdr>
                <w:top w:val="nil"/>
                <w:left w:val="nil"/>
                <w:bottom w:val="nil"/>
                <w:right w:val="nil"/>
                <w:between w:val="nil"/>
              </w:pBdr>
              <w:tabs>
                <w:tab w:val="center" w:pos="4536"/>
                <w:tab w:val="right" w:pos="9072"/>
              </w:tabs>
              <w:jc w:val="center"/>
              <w:rPr>
                <w:color w:val="000000"/>
                <w:sz w:val="22"/>
                <w:szCs w:val="22"/>
              </w:rPr>
            </w:pPr>
          </w:p>
        </w:tc>
        <w:tc>
          <w:tcPr>
            <w:tcW w:w="3544" w:type="dxa"/>
          </w:tcPr>
          <w:p w14:paraId="00000050" w14:textId="77777777" w:rsidR="001C4A6F" w:rsidRDefault="001C4A6F">
            <w:pPr>
              <w:pBdr>
                <w:top w:val="nil"/>
                <w:left w:val="nil"/>
                <w:bottom w:val="nil"/>
                <w:right w:val="nil"/>
                <w:between w:val="nil"/>
              </w:pBdr>
              <w:tabs>
                <w:tab w:val="center" w:pos="4536"/>
                <w:tab w:val="right" w:pos="9072"/>
              </w:tabs>
              <w:jc w:val="center"/>
              <w:rPr>
                <w:smallCaps/>
                <w:color w:val="000000"/>
                <w:sz w:val="22"/>
                <w:szCs w:val="22"/>
              </w:rPr>
            </w:pPr>
          </w:p>
          <w:p w14:paraId="00000051"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smallCaps/>
                <w:color w:val="000000"/>
                <w:sz w:val="22"/>
                <w:szCs w:val="22"/>
              </w:rPr>
              <w:t>Coordonnées</w:t>
            </w:r>
          </w:p>
        </w:tc>
        <w:tc>
          <w:tcPr>
            <w:tcW w:w="1417" w:type="dxa"/>
          </w:tcPr>
          <w:p w14:paraId="00000052" w14:textId="77777777" w:rsidR="001C4A6F" w:rsidRDefault="001C4A6F">
            <w:pPr>
              <w:pBdr>
                <w:top w:val="nil"/>
                <w:left w:val="nil"/>
                <w:bottom w:val="nil"/>
                <w:right w:val="nil"/>
                <w:between w:val="nil"/>
              </w:pBdr>
              <w:jc w:val="center"/>
              <w:rPr>
                <w:smallCaps/>
                <w:color w:val="000000"/>
                <w:sz w:val="22"/>
                <w:szCs w:val="22"/>
              </w:rPr>
            </w:pPr>
          </w:p>
          <w:p w14:paraId="00000053"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smallCaps/>
                <w:color w:val="000000"/>
                <w:sz w:val="22"/>
                <w:szCs w:val="22"/>
              </w:rPr>
              <w:t>Date</w:t>
            </w:r>
          </w:p>
          <w:p w14:paraId="00000054"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color w:val="000000"/>
                <w:sz w:val="22"/>
                <w:szCs w:val="22"/>
              </w:rPr>
              <w:t>(</w:t>
            </w:r>
            <w:proofErr w:type="spellStart"/>
            <w:r>
              <w:rPr>
                <w:color w:val="000000"/>
                <w:sz w:val="22"/>
                <w:szCs w:val="22"/>
              </w:rPr>
              <w:t>jj</w:t>
            </w:r>
            <w:proofErr w:type="spellEnd"/>
            <w:r>
              <w:rPr>
                <w:color w:val="000000"/>
                <w:sz w:val="22"/>
                <w:szCs w:val="22"/>
              </w:rPr>
              <w:t>-mm-</w:t>
            </w:r>
            <w:proofErr w:type="spellStart"/>
            <w:r>
              <w:rPr>
                <w:color w:val="000000"/>
                <w:sz w:val="22"/>
                <w:szCs w:val="22"/>
              </w:rPr>
              <w:t>aa</w:t>
            </w:r>
            <w:proofErr w:type="spellEnd"/>
            <w:r>
              <w:rPr>
                <w:color w:val="000000"/>
                <w:sz w:val="22"/>
                <w:szCs w:val="22"/>
              </w:rPr>
              <w:t>)</w:t>
            </w:r>
          </w:p>
        </w:tc>
        <w:tc>
          <w:tcPr>
            <w:tcW w:w="1560" w:type="dxa"/>
          </w:tcPr>
          <w:p w14:paraId="00000055" w14:textId="77777777" w:rsidR="001C4A6F" w:rsidRDefault="001C4A6F">
            <w:pPr>
              <w:pBdr>
                <w:top w:val="nil"/>
                <w:left w:val="nil"/>
                <w:bottom w:val="nil"/>
                <w:right w:val="nil"/>
                <w:between w:val="nil"/>
              </w:pBdr>
              <w:tabs>
                <w:tab w:val="center" w:pos="4536"/>
                <w:tab w:val="right" w:pos="9072"/>
              </w:tabs>
              <w:jc w:val="center"/>
              <w:rPr>
                <w:smallCaps/>
                <w:color w:val="000000"/>
                <w:sz w:val="22"/>
                <w:szCs w:val="22"/>
              </w:rPr>
            </w:pPr>
          </w:p>
          <w:p w14:paraId="00000056"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smallCaps/>
                <w:color w:val="000000"/>
                <w:sz w:val="22"/>
                <w:szCs w:val="22"/>
              </w:rPr>
              <w:t>Signature</w:t>
            </w:r>
          </w:p>
        </w:tc>
      </w:tr>
      <w:tr w:rsidR="001C4A6F" w14:paraId="421CB385" w14:textId="77777777">
        <w:tc>
          <w:tcPr>
            <w:tcW w:w="2518" w:type="dxa"/>
          </w:tcPr>
          <w:p w14:paraId="00000057" w14:textId="77777777" w:rsidR="001C4A6F" w:rsidRDefault="001C4A6F">
            <w:pPr>
              <w:pBdr>
                <w:top w:val="nil"/>
                <w:left w:val="nil"/>
                <w:bottom w:val="nil"/>
                <w:right w:val="nil"/>
                <w:between w:val="nil"/>
              </w:pBdr>
              <w:tabs>
                <w:tab w:val="center" w:pos="4536"/>
                <w:tab w:val="right" w:pos="9072"/>
              </w:tabs>
              <w:jc w:val="center"/>
              <w:rPr>
                <w:b/>
                <w:color w:val="000000"/>
                <w:sz w:val="22"/>
                <w:szCs w:val="22"/>
              </w:rPr>
            </w:pPr>
          </w:p>
          <w:p w14:paraId="00000058" w14:textId="77777777" w:rsidR="001C4A6F" w:rsidRDefault="00C23C04">
            <w:pPr>
              <w:pBdr>
                <w:top w:val="nil"/>
                <w:left w:val="nil"/>
                <w:bottom w:val="nil"/>
                <w:right w:val="nil"/>
                <w:between w:val="nil"/>
              </w:pBdr>
              <w:tabs>
                <w:tab w:val="center" w:pos="4536"/>
                <w:tab w:val="right" w:pos="9072"/>
              </w:tabs>
              <w:jc w:val="center"/>
              <w:rPr>
                <w:b/>
                <w:color w:val="000000"/>
                <w:sz w:val="22"/>
                <w:szCs w:val="22"/>
              </w:rPr>
            </w:pPr>
            <w:r>
              <w:rPr>
                <w:b/>
                <w:color w:val="000000"/>
                <w:sz w:val="22"/>
                <w:szCs w:val="22"/>
              </w:rPr>
              <w:t xml:space="preserve">Docteur Julien MANCINI </w:t>
            </w:r>
          </w:p>
          <w:p w14:paraId="00000059"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color w:val="000000"/>
                <w:sz w:val="22"/>
                <w:szCs w:val="22"/>
              </w:rPr>
              <w:t xml:space="preserve">Investigateur principal </w:t>
            </w:r>
          </w:p>
        </w:tc>
        <w:tc>
          <w:tcPr>
            <w:tcW w:w="3544" w:type="dxa"/>
          </w:tcPr>
          <w:p w14:paraId="0000005A"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Institut Paoli-</w:t>
            </w:r>
            <w:proofErr w:type="spellStart"/>
            <w:r>
              <w:rPr>
                <w:color w:val="000000"/>
              </w:rPr>
              <w:t>Calmettes</w:t>
            </w:r>
            <w:proofErr w:type="spellEnd"/>
          </w:p>
          <w:p w14:paraId="0000005B"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UMR 1252 SESSTIM, Cancers, Biomédecine &amp; Société (CANBIOS)</w:t>
            </w:r>
          </w:p>
          <w:p w14:paraId="0000005C"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232, Bd Sainte Marguerite - BP 156</w:t>
            </w:r>
          </w:p>
          <w:p w14:paraId="0000005D"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13273 Marseille Cedex 9</w:t>
            </w:r>
          </w:p>
          <w:p w14:paraId="0000005E"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Tél. : 04 91 22 35 02</w:t>
            </w:r>
          </w:p>
          <w:p w14:paraId="0000005F"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E-mail : julien.mancini@inserm.fr</w:t>
            </w:r>
          </w:p>
        </w:tc>
        <w:tc>
          <w:tcPr>
            <w:tcW w:w="1417" w:type="dxa"/>
          </w:tcPr>
          <w:p w14:paraId="00000060" w14:textId="77777777" w:rsidR="001C4A6F" w:rsidRDefault="001C4A6F">
            <w:pPr>
              <w:pBdr>
                <w:top w:val="nil"/>
                <w:left w:val="nil"/>
                <w:bottom w:val="nil"/>
                <w:right w:val="nil"/>
                <w:between w:val="nil"/>
              </w:pBdr>
              <w:tabs>
                <w:tab w:val="center" w:pos="4536"/>
                <w:tab w:val="right" w:pos="9072"/>
              </w:tabs>
              <w:jc w:val="both"/>
              <w:rPr>
                <w:color w:val="000000"/>
                <w:sz w:val="22"/>
                <w:szCs w:val="22"/>
                <w:highlight w:val="yellow"/>
              </w:rPr>
            </w:pPr>
          </w:p>
        </w:tc>
        <w:tc>
          <w:tcPr>
            <w:tcW w:w="1560" w:type="dxa"/>
          </w:tcPr>
          <w:p w14:paraId="00000061" w14:textId="77777777" w:rsidR="001C4A6F" w:rsidRDefault="001C4A6F">
            <w:pPr>
              <w:pBdr>
                <w:top w:val="nil"/>
                <w:left w:val="nil"/>
                <w:bottom w:val="nil"/>
                <w:right w:val="nil"/>
                <w:between w:val="nil"/>
              </w:pBdr>
              <w:tabs>
                <w:tab w:val="center" w:pos="4536"/>
                <w:tab w:val="right" w:pos="9072"/>
              </w:tabs>
              <w:jc w:val="both"/>
              <w:rPr>
                <w:color w:val="000000"/>
                <w:sz w:val="22"/>
                <w:szCs w:val="22"/>
                <w:highlight w:val="yellow"/>
              </w:rPr>
            </w:pPr>
          </w:p>
        </w:tc>
      </w:tr>
      <w:tr w:rsidR="001C4A6F" w14:paraId="621FDD17" w14:textId="77777777">
        <w:tc>
          <w:tcPr>
            <w:tcW w:w="2518" w:type="dxa"/>
          </w:tcPr>
          <w:p w14:paraId="00000062" w14:textId="77777777" w:rsidR="001C4A6F" w:rsidRDefault="00C23C04">
            <w:pPr>
              <w:pBdr>
                <w:top w:val="nil"/>
                <w:left w:val="nil"/>
                <w:bottom w:val="nil"/>
                <w:right w:val="nil"/>
                <w:between w:val="nil"/>
              </w:pBdr>
              <w:tabs>
                <w:tab w:val="center" w:pos="4536"/>
                <w:tab w:val="right" w:pos="9072"/>
              </w:tabs>
              <w:jc w:val="center"/>
              <w:rPr>
                <w:color w:val="000000"/>
              </w:rPr>
            </w:pPr>
            <w:r>
              <w:rPr>
                <w:b/>
                <w:color w:val="000000"/>
                <w:sz w:val="22"/>
                <w:szCs w:val="22"/>
              </w:rPr>
              <w:t xml:space="preserve">Dr. Dominique GENRE </w:t>
            </w:r>
            <w:r>
              <w:rPr>
                <w:color w:val="000000"/>
                <w:sz w:val="22"/>
                <w:szCs w:val="22"/>
              </w:rPr>
              <w:t xml:space="preserve">Directeur du Département </w:t>
            </w:r>
          </w:p>
          <w:p w14:paraId="00000063" w14:textId="77777777" w:rsidR="001C4A6F" w:rsidRDefault="001C4A6F">
            <w:pPr>
              <w:pBdr>
                <w:top w:val="nil"/>
                <w:left w:val="nil"/>
                <w:bottom w:val="nil"/>
                <w:right w:val="nil"/>
                <w:between w:val="nil"/>
              </w:pBdr>
              <w:tabs>
                <w:tab w:val="center" w:pos="4536"/>
                <w:tab w:val="right" w:pos="9072"/>
              </w:tabs>
              <w:jc w:val="center"/>
              <w:rPr>
                <w:color w:val="000000"/>
                <w:sz w:val="22"/>
                <w:szCs w:val="22"/>
              </w:rPr>
            </w:pPr>
          </w:p>
        </w:tc>
        <w:tc>
          <w:tcPr>
            <w:tcW w:w="3544" w:type="dxa"/>
            <w:vMerge w:val="restart"/>
          </w:tcPr>
          <w:p w14:paraId="00000064" w14:textId="77777777" w:rsidR="001C4A6F" w:rsidRDefault="001C4A6F">
            <w:pPr>
              <w:pBdr>
                <w:top w:val="nil"/>
                <w:left w:val="nil"/>
                <w:bottom w:val="nil"/>
                <w:right w:val="nil"/>
                <w:between w:val="nil"/>
              </w:pBdr>
              <w:tabs>
                <w:tab w:val="center" w:pos="4536"/>
                <w:tab w:val="right" w:pos="9072"/>
              </w:tabs>
              <w:jc w:val="both"/>
              <w:rPr>
                <w:color w:val="000000"/>
              </w:rPr>
            </w:pPr>
          </w:p>
          <w:p w14:paraId="00000065" w14:textId="77777777" w:rsidR="001C4A6F" w:rsidRDefault="001C4A6F">
            <w:pPr>
              <w:pBdr>
                <w:top w:val="nil"/>
                <w:left w:val="nil"/>
                <w:bottom w:val="nil"/>
                <w:right w:val="nil"/>
                <w:between w:val="nil"/>
              </w:pBdr>
              <w:tabs>
                <w:tab w:val="center" w:pos="4536"/>
                <w:tab w:val="right" w:pos="9072"/>
              </w:tabs>
              <w:jc w:val="both"/>
              <w:rPr>
                <w:color w:val="000000"/>
              </w:rPr>
            </w:pPr>
          </w:p>
          <w:p w14:paraId="00000066"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Département de la Recherche Clinique et de l’Innovation</w:t>
            </w:r>
          </w:p>
          <w:p w14:paraId="00000067"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Institut Paoli-</w:t>
            </w:r>
            <w:proofErr w:type="spellStart"/>
            <w:r>
              <w:rPr>
                <w:color w:val="000000"/>
              </w:rPr>
              <w:t>Calmettes</w:t>
            </w:r>
            <w:proofErr w:type="spellEnd"/>
          </w:p>
          <w:p w14:paraId="00000068"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232 bd Sainte Marguerite – BP 156</w:t>
            </w:r>
          </w:p>
          <w:p w14:paraId="00000069"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13273 Marseille Cedex 9</w:t>
            </w:r>
          </w:p>
          <w:p w14:paraId="0000006A"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Tél : 04 91 22 37 78</w:t>
            </w:r>
          </w:p>
          <w:p w14:paraId="0000006B"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Fax : 04 91 22 36 01</w:t>
            </w:r>
          </w:p>
          <w:p w14:paraId="0000006C"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Email : drci.up@ipc.unicancer.fr</w:t>
            </w:r>
          </w:p>
        </w:tc>
        <w:tc>
          <w:tcPr>
            <w:tcW w:w="1417" w:type="dxa"/>
          </w:tcPr>
          <w:p w14:paraId="0000006D" w14:textId="77777777" w:rsidR="001C4A6F" w:rsidRDefault="001C4A6F">
            <w:pPr>
              <w:pBdr>
                <w:top w:val="nil"/>
                <w:left w:val="nil"/>
                <w:bottom w:val="nil"/>
                <w:right w:val="nil"/>
                <w:between w:val="nil"/>
              </w:pBdr>
              <w:tabs>
                <w:tab w:val="center" w:pos="4536"/>
                <w:tab w:val="right" w:pos="9072"/>
              </w:tabs>
              <w:jc w:val="both"/>
              <w:rPr>
                <w:color w:val="000000"/>
                <w:sz w:val="22"/>
                <w:szCs w:val="22"/>
                <w:highlight w:val="yellow"/>
              </w:rPr>
            </w:pPr>
          </w:p>
        </w:tc>
        <w:tc>
          <w:tcPr>
            <w:tcW w:w="1560" w:type="dxa"/>
          </w:tcPr>
          <w:p w14:paraId="0000006E" w14:textId="77777777" w:rsidR="001C4A6F" w:rsidRDefault="001C4A6F">
            <w:pPr>
              <w:pBdr>
                <w:top w:val="nil"/>
                <w:left w:val="nil"/>
                <w:bottom w:val="nil"/>
                <w:right w:val="nil"/>
                <w:between w:val="nil"/>
              </w:pBdr>
              <w:tabs>
                <w:tab w:val="center" w:pos="4536"/>
                <w:tab w:val="right" w:pos="9072"/>
              </w:tabs>
              <w:jc w:val="both"/>
              <w:rPr>
                <w:color w:val="000000"/>
                <w:sz w:val="22"/>
                <w:szCs w:val="22"/>
                <w:highlight w:val="yellow"/>
              </w:rPr>
            </w:pPr>
          </w:p>
        </w:tc>
      </w:tr>
      <w:tr w:rsidR="001C4A6F" w14:paraId="7B71AB25" w14:textId="77777777">
        <w:tc>
          <w:tcPr>
            <w:tcW w:w="2518" w:type="dxa"/>
          </w:tcPr>
          <w:p w14:paraId="0000006F" w14:textId="77777777" w:rsidR="001C4A6F" w:rsidRDefault="00C23C04">
            <w:pPr>
              <w:pBdr>
                <w:top w:val="nil"/>
                <w:left w:val="nil"/>
                <w:bottom w:val="nil"/>
                <w:right w:val="nil"/>
                <w:between w:val="nil"/>
              </w:pBdr>
              <w:tabs>
                <w:tab w:val="center" w:pos="4536"/>
                <w:tab w:val="right" w:pos="9072"/>
              </w:tabs>
              <w:jc w:val="center"/>
              <w:rPr>
                <w:b/>
                <w:color w:val="000000"/>
                <w:sz w:val="22"/>
                <w:szCs w:val="22"/>
              </w:rPr>
            </w:pPr>
            <w:r>
              <w:rPr>
                <w:b/>
                <w:color w:val="000000"/>
                <w:sz w:val="22"/>
                <w:szCs w:val="22"/>
              </w:rPr>
              <w:t xml:space="preserve">Dr. </w:t>
            </w:r>
            <w:proofErr w:type="spellStart"/>
            <w:r>
              <w:rPr>
                <w:b/>
                <w:color w:val="000000"/>
                <w:sz w:val="22"/>
                <w:szCs w:val="22"/>
              </w:rPr>
              <w:t>Leonor</w:t>
            </w:r>
            <w:proofErr w:type="spellEnd"/>
            <w:r>
              <w:rPr>
                <w:b/>
                <w:color w:val="000000"/>
                <w:sz w:val="22"/>
                <w:szCs w:val="22"/>
              </w:rPr>
              <w:t xml:space="preserve"> LOPEZ ALMEIDA</w:t>
            </w:r>
          </w:p>
          <w:p w14:paraId="00000070"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color w:val="000000"/>
                <w:sz w:val="22"/>
                <w:szCs w:val="22"/>
              </w:rPr>
              <w:t>Chef de Projet</w:t>
            </w:r>
          </w:p>
          <w:p w14:paraId="00000071" w14:textId="77777777" w:rsidR="001C4A6F" w:rsidRDefault="001C4A6F">
            <w:pPr>
              <w:pBdr>
                <w:top w:val="nil"/>
                <w:left w:val="nil"/>
                <w:bottom w:val="nil"/>
                <w:right w:val="nil"/>
                <w:between w:val="nil"/>
              </w:pBdr>
              <w:tabs>
                <w:tab w:val="center" w:pos="4536"/>
                <w:tab w:val="right" w:pos="9072"/>
              </w:tabs>
              <w:jc w:val="center"/>
              <w:rPr>
                <w:b/>
                <w:color w:val="000000"/>
                <w:sz w:val="22"/>
                <w:szCs w:val="22"/>
              </w:rPr>
            </w:pPr>
          </w:p>
        </w:tc>
        <w:tc>
          <w:tcPr>
            <w:tcW w:w="3544" w:type="dxa"/>
            <w:vMerge/>
          </w:tcPr>
          <w:p w14:paraId="00000072" w14:textId="77777777" w:rsidR="001C4A6F" w:rsidRDefault="001C4A6F">
            <w:pPr>
              <w:widowControl w:val="0"/>
              <w:pBdr>
                <w:top w:val="nil"/>
                <w:left w:val="nil"/>
                <w:bottom w:val="nil"/>
                <w:right w:val="nil"/>
                <w:between w:val="nil"/>
              </w:pBdr>
              <w:spacing w:line="276" w:lineRule="auto"/>
              <w:rPr>
                <w:b/>
                <w:color w:val="000000"/>
                <w:sz w:val="22"/>
                <w:szCs w:val="22"/>
              </w:rPr>
            </w:pPr>
          </w:p>
        </w:tc>
        <w:tc>
          <w:tcPr>
            <w:tcW w:w="1417" w:type="dxa"/>
          </w:tcPr>
          <w:p w14:paraId="00000073" w14:textId="77777777" w:rsidR="001C4A6F" w:rsidRDefault="001C4A6F">
            <w:pPr>
              <w:pBdr>
                <w:top w:val="nil"/>
                <w:left w:val="nil"/>
                <w:bottom w:val="nil"/>
                <w:right w:val="nil"/>
                <w:between w:val="nil"/>
              </w:pBdr>
              <w:tabs>
                <w:tab w:val="center" w:pos="4536"/>
                <w:tab w:val="right" w:pos="9072"/>
              </w:tabs>
              <w:jc w:val="both"/>
              <w:rPr>
                <w:color w:val="000000"/>
                <w:sz w:val="22"/>
                <w:szCs w:val="22"/>
                <w:highlight w:val="yellow"/>
              </w:rPr>
            </w:pPr>
          </w:p>
        </w:tc>
        <w:tc>
          <w:tcPr>
            <w:tcW w:w="1560" w:type="dxa"/>
          </w:tcPr>
          <w:p w14:paraId="00000074" w14:textId="77777777" w:rsidR="001C4A6F" w:rsidRDefault="001C4A6F">
            <w:pPr>
              <w:pBdr>
                <w:top w:val="nil"/>
                <w:left w:val="nil"/>
                <w:bottom w:val="nil"/>
                <w:right w:val="nil"/>
                <w:between w:val="nil"/>
              </w:pBdr>
              <w:tabs>
                <w:tab w:val="center" w:pos="4536"/>
                <w:tab w:val="right" w:pos="9072"/>
              </w:tabs>
              <w:jc w:val="both"/>
              <w:rPr>
                <w:color w:val="000000"/>
                <w:sz w:val="22"/>
                <w:szCs w:val="22"/>
                <w:highlight w:val="yellow"/>
              </w:rPr>
            </w:pPr>
          </w:p>
        </w:tc>
      </w:tr>
      <w:tr w:rsidR="001C4A6F" w14:paraId="52BFAAF1" w14:textId="77777777">
        <w:tc>
          <w:tcPr>
            <w:tcW w:w="2518" w:type="dxa"/>
          </w:tcPr>
          <w:p w14:paraId="00000075"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proofErr w:type="spellStart"/>
            <w:r>
              <w:rPr>
                <w:color w:val="000000"/>
                <w:sz w:val="22"/>
                <w:szCs w:val="22"/>
              </w:rPr>
              <w:t>Datamanager</w:t>
            </w:r>
            <w:proofErr w:type="spellEnd"/>
          </w:p>
          <w:p w14:paraId="00000076" w14:textId="77777777" w:rsidR="001C4A6F" w:rsidRDefault="001C4A6F">
            <w:pPr>
              <w:pBdr>
                <w:top w:val="nil"/>
                <w:left w:val="nil"/>
                <w:bottom w:val="nil"/>
                <w:right w:val="nil"/>
                <w:between w:val="nil"/>
              </w:pBdr>
              <w:tabs>
                <w:tab w:val="center" w:pos="4536"/>
                <w:tab w:val="right" w:pos="9072"/>
              </w:tabs>
              <w:jc w:val="center"/>
              <w:rPr>
                <w:b/>
                <w:color w:val="000000"/>
                <w:sz w:val="22"/>
                <w:szCs w:val="22"/>
              </w:rPr>
            </w:pPr>
          </w:p>
        </w:tc>
        <w:tc>
          <w:tcPr>
            <w:tcW w:w="3544" w:type="dxa"/>
            <w:vMerge/>
          </w:tcPr>
          <w:p w14:paraId="00000077" w14:textId="77777777" w:rsidR="001C4A6F" w:rsidRDefault="001C4A6F">
            <w:pPr>
              <w:widowControl w:val="0"/>
              <w:pBdr>
                <w:top w:val="nil"/>
                <w:left w:val="nil"/>
                <w:bottom w:val="nil"/>
                <w:right w:val="nil"/>
                <w:between w:val="nil"/>
              </w:pBdr>
              <w:spacing w:line="276" w:lineRule="auto"/>
              <w:rPr>
                <w:b/>
                <w:color w:val="000000"/>
                <w:sz w:val="22"/>
                <w:szCs w:val="22"/>
              </w:rPr>
            </w:pPr>
          </w:p>
        </w:tc>
        <w:tc>
          <w:tcPr>
            <w:tcW w:w="1417" w:type="dxa"/>
          </w:tcPr>
          <w:p w14:paraId="00000078"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c>
        <w:tc>
          <w:tcPr>
            <w:tcW w:w="1560" w:type="dxa"/>
          </w:tcPr>
          <w:p w14:paraId="00000079"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c>
      </w:tr>
      <w:tr w:rsidR="001C4A6F" w14:paraId="1E0DCD2C" w14:textId="77777777">
        <w:tc>
          <w:tcPr>
            <w:tcW w:w="2518" w:type="dxa"/>
          </w:tcPr>
          <w:p w14:paraId="0000007A" w14:textId="77777777" w:rsidR="001C4A6F" w:rsidRDefault="001C4A6F">
            <w:pPr>
              <w:pBdr>
                <w:top w:val="nil"/>
                <w:left w:val="nil"/>
                <w:bottom w:val="nil"/>
                <w:right w:val="nil"/>
                <w:between w:val="nil"/>
              </w:pBdr>
              <w:tabs>
                <w:tab w:val="center" w:pos="4536"/>
                <w:tab w:val="right" w:pos="9072"/>
              </w:tabs>
              <w:jc w:val="center"/>
              <w:rPr>
                <w:b/>
                <w:color w:val="000000"/>
                <w:sz w:val="22"/>
                <w:szCs w:val="22"/>
              </w:rPr>
            </w:pPr>
          </w:p>
          <w:p w14:paraId="0000007B" w14:textId="77777777" w:rsidR="001C4A6F" w:rsidRDefault="00C23C04">
            <w:pPr>
              <w:pBdr>
                <w:top w:val="nil"/>
                <w:left w:val="nil"/>
                <w:bottom w:val="nil"/>
                <w:right w:val="nil"/>
                <w:between w:val="nil"/>
              </w:pBdr>
              <w:tabs>
                <w:tab w:val="left" w:pos="7088"/>
              </w:tabs>
              <w:jc w:val="center"/>
              <w:rPr>
                <w:b/>
                <w:color w:val="000000"/>
                <w:sz w:val="22"/>
                <w:szCs w:val="22"/>
              </w:rPr>
            </w:pPr>
            <w:r>
              <w:rPr>
                <w:b/>
                <w:color w:val="000000"/>
                <w:sz w:val="22"/>
                <w:szCs w:val="22"/>
              </w:rPr>
              <w:t>Anne-Déborah BOUHNIK</w:t>
            </w:r>
          </w:p>
          <w:p w14:paraId="0000007C"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color w:val="000000"/>
                <w:sz w:val="22"/>
                <w:szCs w:val="22"/>
              </w:rPr>
              <w:t>Biostatisticien</w:t>
            </w:r>
          </w:p>
          <w:p w14:paraId="0000007D" w14:textId="77777777" w:rsidR="001C4A6F" w:rsidRDefault="001C4A6F">
            <w:pPr>
              <w:pBdr>
                <w:top w:val="nil"/>
                <w:left w:val="nil"/>
                <w:bottom w:val="nil"/>
                <w:right w:val="nil"/>
                <w:between w:val="nil"/>
              </w:pBdr>
              <w:tabs>
                <w:tab w:val="left" w:pos="7088"/>
              </w:tabs>
              <w:rPr>
                <w:b/>
                <w:color w:val="000000"/>
                <w:sz w:val="22"/>
                <w:szCs w:val="22"/>
              </w:rPr>
            </w:pPr>
          </w:p>
        </w:tc>
        <w:tc>
          <w:tcPr>
            <w:tcW w:w="3544" w:type="dxa"/>
          </w:tcPr>
          <w:p w14:paraId="0000007E"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Université Aix-Marseille</w:t>
            </w:r>
          </w:p>
          <w:p w14:paraId="0000007F"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29, avenue Robert Schuman</w:t>
            </w:r>
            <w:r>
              <w:rPr>
                <w:color w:val="000000"/>
              </w:rPr>
              <w:br/>
              <w:t>13621 Aix-en-Provence Cedex 01</w:t>
            </w:r>
          </w:p>
          <w:p w14:paraId="00000080"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Tél : 04 91 22 35 02</w:t>
            </w:r>
          </w:p>
          <w:p w14:paraId="00000081" w14:textId="77777777" w:rsidR="001C4A6F" w:rsidRDefault="00C23C04">
            <w:pPr>
              <w:pBdr>
                <w:top w:val="nil"/>
                <w:left w:val="nil"/>
                <w:bottom w:val="nil"/>
                <w:right w:val="nil"/>
                <w:between w:val="nil"/>
              </w:pBdr>
              <w:tabs>
                <w:tab w:val="left" w:pos="7088"/>
              </w:tabs>
              <w:rPr>
                <w:color w:val="000000"/>
              </w:rPr>
            </w:pPr>
            <w:r>
              <w:rPr>
                <w:color w:val="000000"/>
              </w:rPr>
              <w:t>Email : anne-déborah.bouhnik@inserm.fr</w:t>
            </w:r>
          </w:p>
        </w:tc>
        <w:tc>
          <w:tcPr>
            <w:tcW w:w="1417" w:type="dxa"/>
          </w:tcPr>
          <w:p w14:paraId="00000082"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c>
        <w:tc>
          <w:tcPr>
            <w:tcW w:w="1560" w:type="dxa"/>
          </w:tcPr>
          <w:p w14:paraId="00000083"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c>
      </w:tr>
      <w:tr w:rsidR="001C4A6F" w14:paraId="1284E0DC" w14:textId="77777777">
        <w:tc>
          <w:tcPr>
            <w:tcW w:w="2518" w:type="dxa"/>
          </w:tcPr>
          <w:p w14:paraId="00000084" w14:textId="77777777" w:rsidR="001C4A6F" w:rsidRDefault="00C23C04">
            <w:pPr>
              <w:pBdr>
                <w:top w:val="nil"/>
                <w:left w:val="nil"/>
                <w:bottom w:val="nil"/>
                <w:right w:val="nil"/>
                <w:between w:val="nil"/>
              </w:pBdr>
              <w:tabs>
                <w:tab w:val="center" w:pos="4536"/>
                <w:tab w:val="right" w:pos="9072"/>
              </w:tabs>
              <w:jc w:val="center"/>
              <w:rPr>
                <w:b/>
                <w:color w:val="000000"/>
                <w:sz w:val="22"/>
                <w:szCs w:val="22"/>
              </w:rPr>
            </w:pPr>
            <w:r>
              <w:rPr>
                <w:b/>
                <w:color w:val="000000"/>
                <w:sz w:val="22"/>
                <w:szCs w:val="22"/>
              </w:rPr>
              <w:t>Fatima</w:t>
            </w:r>
          </w:p>
          <w:p w14:paraId="00000085" w14:textId="77777777" w:rsidR="001C4A6F" w:rsidRDefault="00C23C04">
            <w:pPr>
              <w:pBdr>
                <w:top w:val="nil"/>
                <w:left w:val="nil"/>
                <w:bottom w:val="nil"/>
                <w:right w:val="nil"/>
                <w:between w:val="nil"/>
              </w:pBdr>
              <w:tabs>
                <w:tab w:val="center" w:pos="4536"/>
                <w:tab w:val="right" w:pos="9072"/>
              </w:tabs>
              <w:jc w:val="center"/>
              <w:rPr>
                <w:b/>
                <w:color w:val="000000"/>
                <w:sz w:val="22"/>
                <w:szCs w:val="22"/>
              </w:rPr>
            </w:pPr>
            <w:r>
              <w:rPr>
                <w:b/>
                <w:color w:val="000000"/>
                <w:sz w:val="22"/>
                <w:szCs w:val="22"/>
              </w:rPr>
              <w:t>GAUNA CRISTALDO, CLEMENCE CASANOVA, DOMINIQUE REY</w:t>
            </w:r>
          </w:p>
          <w:p w14:paraId="00000086" w14:textId="77777777" w:rsidR="001C4A6F" w:rsidRDefault="00C23C04">
            <w:pPr>
              <w:pBdr>
                <w:top w:val="nil"/>
                <w:left w:val="nil"/>
                <w:bottom w:val="nil"/>
                <w:right w:val="nil"/>
                <w:between w:val="nil"/>
              </w:pBdr>
              <w:tabs>
                <w:tab w:val="center" w:pos="4536"/>
                <w:tab w:val="right" w:pos="9072"/>
              </w:tabs>
              <w:jc w:val="center"/>
              <w:rPr>
                <w:color w:val="000000"/>
                <w:sz w:val="22"/>
                <w:szCs w:val="22"/>
              </w:rPr>
            </w:pPr>
            <w:r>
              <w:rPr>
                <w:color w:val="000000"/>
                <w:sz w:val="22"/>
                <w:szCs w:val="22"/>
              </w:rPr>
              <w:t>Investigateurs associés</w:t>
            </w:r>
          </w:p>
        </w:tc>
        <w:tc>
          <w:tcPr>
            <w:tcW w:w="3544" w:type="dxa"/>
          </w:tcPr>
          <w:p w14:paraId="00000087"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Institut Paoli-</w:t>
            </w:r>
            <w:proofErr w:type="spellStart"/>
            <w:r>
              <w:rPr>
                <w:color w:val="000000"/>
              </w:rPr>
              <w:t>Calmettes</w:t>
            </w:r>
            <w:proofErr w:type="spellEnd"/>
          </w:p>
          <w:p w14:paraId="00000088"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UMR 1252 SESSTIM, Cancers, Biomédecine &amp; Société (CANBIOS)</w:t>
            </w:r>
          </w:p>
          <w:p w14:paraId="00000089"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232, Bd Sainte Marguerite - BP 156</w:t>
            </w:r>
          </w:p>
          <w:p w14:paraId="0000008A" w14:textId="77777777" w:rsidR="001C4A6F" w:rsidRDefault="00C23C04">
            <w:pPr>
              <w:pBdr>
                <w:top w:val="nil"/>
                <w:left w:val="nil"/>
                <w:bottom w:val="nil"/>
                <w:right w:val="nil"/>
                <w:between w:val="nil"/>
              </w:pBdr>
              <w:tabs>
                <w:tab w:val="center" w:pos="4536"/>
                <w:tab w:val="right" w:pos="9072"/>
              </w:tabs>
              <w:jc w:val="both"/>
              <w:rPr>
                <w:color w:val="000000"/>
              </w:rPr>
            </w:pPr>
            <w:r>
              <w:rPr>
                <w:color w:val="000000"/>
              </w:rPr>
              <w:t>13273 Marseille Cedex 9</w:t>
            </w:r>
          </w:p>
          <w:p w14:paraId="0000008B" w14:textId="77777777" w:rsidR="001C4A6F" w:rsidRDefault="001C4A6F">
            <w:pPr>
              <w:pBdr>
                <w:top w:val="nil"/>
                <w:left w:val="nil"/>
                <w:bottom w:val="nil"/>
                <w:right w:val="nil"/>
                <w:between w:val="nil"/>
              </w:pBdr>
              <w:tabs>
                <w:tab w:val="center" w:pos="4536"/>
                <w:tab w:val="right" w:pos="9072"/>
              </w:tabs>
              <w:jc w:val="both"/>
              <w:rPr>
                <w:color w:val="000000"/>
              </w:rPr>
            </w:pPr>
          </w:p>
        </w:tc>
        <w:tc>
          <w:tcPr>
            <w:tcW w:w="1417" w:type="dxa"/>
          </w:tcPr>
          <w:p w14:paraId="0000008C"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c>
        <w:tc>
          <w:tcPr>
            <w:tcW w:w="1560" w:type="dxa"/>
          </w:tcPr>
          <w:p w14:paraId="0000008D" w14:textId="77777777" w:rsidR="001C4A6F" w:rsidRDefault="001C4A6F">
            <w:pPr>
              <w:pBdr>
                <w:top w:val="nil"/>
                <w:left w:val="nil"/>
                <w:bottom w:val="nil"/>
                <w:right w:val="nil"/>
                <w:between w:val="nil"/>
              </w:pBdr>
              <w:tabs>
                <w:tab w:val="center" w:pos="4536"/>
                <w:tab w:val="right" w:pos="9072"/>
              </w:tabs>
              <w:jc w:val="both"/>
              <w:rPr>
                <w:color w:val="000000"/>
                <w:sz w:val="22"/>
                <w:szCs w:val="22"/>
              </w:rPr>
            </w:pPr>
          </w:p>
        </w:tc>
      </w:tr>
    </w:tbl>
    <w:p w14:paraId="0000008E" w14:textId="77777777" w:rsidR="001C4A6F" w:rsidRDefault="00C23C04">
      <w:pPr>
        <w:pBdr>
          <w:top w:val="nil"/>
          <w:left w:val="nil"/>
          <w:bottom w:val="nil"/>
          <w:right w:val="nil"/>
          <w:between w:val="nil"/>
        </w:pBdr>
        <w:spacing w:line="288" w:lineRule="auto"/>
        <w:rPr>
          <w:b/>
          <w:color w:val="000000"/>
          <w:sz w:val="22"/>
          <w:szCs w:val="22"/>
        </w:rPr>
      </w:pPr>
      <w:r>
        <w:rPr>
          <w:b/>
          <w:color w:val="000000"/>
          <w:sz w:val="22"/>
          <w:szCs w:val="22"/>
        </w:rPr>
        <w:t>La recherche sera conduite conformément au protocole, aux bonnes pratiques cliniques et aux dispositions législatives et réglementaires en vigueur</w:t>
      </w:r>
    </w:p>
    <w:p w14:paraId="0000008F" w14:textId="77777777" w:rsidR="001C4A6F" w:rsidRDefault="00C23C04">
      <w:pPr>
        <w:pBdr>
          <w:top w:val="nil"/>
          <w:left w:val="nil"/>
          <w:bottom w:val="nil"/>
          <w:right w:val="nil"/>
          <w:between w:val="nil"/>
        </w:pBdr>
        <w:spacing w:line="288" w:lineRule="auto"/>
        <w:jc w:val="center"/>
        <w:rPr>
          <w:b/>
          <w:color w:val="000000"/>
          <w:sz w:val="22"/>
          <w:szCs w:val="22"/>
        </w:rPr>
      </w:pPr>
      <w:r>
        <w:br w:type="page"/>
      </w:r>
      <w:r>
        <w:rPr>
          <w:b/>
          <w:color w:val="000000"/>
          <w:sz w:val="22"/>
          <w:szCs w:val="22"/>
        </w:rPr>
        <w:lastRenderedPageBreak/>
        <w:t>TABLE DES MATIERES</w:t>
      </w:r>
    </w:p>
    <w:p w14:paraId="00000090" w14:textId="77777777" w:rsidR="001C4A6F" w:rsidRDefault="001C4A6F">
      <w:pPr>
        <w:pBdr>
          <w:top w:val="nil"/>
          <w:left w:val="nil"/>
          <w:bottom w:val="nil"/>
          <w:right w:val="nil"/>
          <w:between w:val="nil"/>
        </w:pBdr>
        <w:spacing w:line="288" w:lineRule="auto"/>
        <w:jc w:val="center"/>
        <w:rPr>
          <w:b/>
          <w:color w:val="000000"/>
          <w:sz w:val="22"/>
          <w:szCs w:val="22"/>
        </w:rPr>
      </w:pPr>
    </w:p>
    <w:sdt>
      <w:sdtPr>
        <w:id w:val="493228749"/>
        <w:docPartObj>
          <w:docPartGallery w:val="Table of Contents"/>
          <w:docPartUnique/>
        </w:docPartObj>
      </w:sdtPr>
      <w:sdtContent>
        <w:p w14:paraId="00000091" w14:textId="77777777" w:rsidR="001C4A6F" w:rsidRDefault="00C23C04">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r>
            <w:fldChar w:fldCharType="begin"/>
          </w:r>
          <w:r>
            <w:instrText xml:space="preserve"> TOC \h \u \z </w:instrText>
          </w:r>
          <w:r>
            <w:fldChar w:fldCharType="separate"/>
          </w:r>
          <w:hyperlink w:anchor="_heading=h.1fob9te">
            <w:r>
              <w:rPr>
                <w:b/>
                <w:color w:val="000000"/>
                <w:sz w:val="24"/>
                <w:szCs w:val="24"/>
              </w:rPr>
              <w:t>1. APPROBATION ET SIGNATAIRES DU PROTOCOLE</w:t>
            </w:r>
            <w:r>
              <w:rPr>
                <w:b/>
                <w:color w:val="000000"/>
                <w:sz w:val="24"/>
                <w:szCs w:val="24"/>
              </w:rPr>
              <w:tab/>
              <w:t>2</w:t>
            </w:r>
          </w:hyperlink>
        </w:p>
        <w:p w14:paraId="00000092"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2et92p0">
            <w:r w:rsidR="00C23C04">
              <w:rPr>
                <w:b/>
                <w:smallCaps/>
                <w:color w:val="000000"/>
                <w:sz w:val="24"/>
                <w:szCs w:val="24"/>
              </w:rPr>
              <w:t>2. JUSTIFICATION SCIENTIFIQUE ET DESCRIPTION GENERALE DE LA RECHERCHE</w:t>
            </w:r>
          </w:hyperlink>
          <w:hyperlink w:anchor="_heading=h.2et92p0">
            <w:r w:rsidR="00C23C04">
              <w:rPr>
                <w:b/>
                <w:color w:val="000000"/>
                <w:sz w:val="24"/>
                <w:szCs w:val="24"/>
              </w:rPr>
              <w:tab/>
              <w:t>7</w:t>
            </w:r>
          </w:hyperlink>
        </w:p>
        <w:p w14:paraId="00000093"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tyjcwt">
            <w:r w:rsidR="00C23C04">
              <w:rPr>
                <w:color w:val="000000"/>
              </w:rPr>
              <w:t>2.1 Rationnel de l’essai</w:t>
            </w:r>
            <w:r w:rsidR="00C23C04">
              <w:rPr>
                <w:color w:val="000000"/>
              </w:rPr>
              <w:tab/>
            </w:r>
          </w:hyperlink>
          <w:r w:rsidR="00C23C04">
            <w:rPr>
              <w:rFonts w:ascii="Calibri" w:eastAsia="Calibri" w:hAnsi="Calibri" w:cs="Calibri"/>
              <w:color w:val="000000"/>
              <w:sz w:val="22"/>
              <w:szCs w:val="22"/>
            </w:rPr>
            <w:t>7</w:t>
          </w:r>
        </w:p>
        <w:p w14:paraId="00000094"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t3h5sf">
            <w:r w:rsidR="00C23C04">
              <w:rPr>
                <w:color w:val="000000"/>
              </w:rPr>
              <w:t>2.2 Bénéfices et risques prévisibles</w:t>
            </w:r>
            <w:r w:rsidR="00C23C04">
              <w:rPr>
                <w:color w:val="000000"/>
              </w:rPr>
              <w:tab/>
            </w:r>
          </w:hyperlink>
          <w:r w:rsidR="00C23C04">
            <w:rPr>
              <w:rFonts w:ascii="Calibri" w:eastAsia="Calibri" w:hAnsi="Calibri" w:cs="Calibri"/>
              <w:color w:val="000000"/>
              <w:sz w:val="22"/>
              <w:szCs w:val="22"/>
            </w:rPr>
            <w:t>9</w:t>
          </w:r>
        </w:p>
        <w:p w14:paraId="00000095"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4d34og8">
            <w:r w:rsidR="00C23C04">
              <w:rPr>
                <w:b/>
                <w:smallCaps/>
                <w:color w:val="000000"/>
                <w:sz w:val="24"/>
                <w:szCs w:val="24"/>
              </w:rPr>
              <w:t>3. OBJECTIFS DE LA RECHERCHE</w:t>
            </w:r>
          </w:hyperlink>
          <w:hyperlink w:anchor="_heading=h.4d34og8">
            <w:r w:rsidR="00C23C04">
              <w:rPr>
                <w:b/>
                <w:color w:val="000000"/>
                <w:sz w:val="24"/>
                <w:szCs w:val="24"/>
              </w:rPr>
              <w:tab/>
              <w:t>9</w:t>
            </w:r>
          </w:hyperlink>
        </w:p>
        <w:p w14:paraId="00000096"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s8eyo1">
            <w:r w:rsidR="00C23C04">
              <w:rPr>
                <w:color w:val="000000"/>
              </w:rPr>
              <w:t>3.1 Objectif principal</w:t>
            </w:r>
            <w:r w:rsidR="00C23C04">
              <w:rPr>
                <w:color w:val="000000"/>
              </w:rPr>
              <w:tab/>
            </w:r>
          </w:hyperlink>
          <w:r w:rsidR="00C23C04">
            <w:rPr>
              <w:rFonts w:ascii="Calibri" w:eastAsia="Calibri" w:hAnsi="Calibri" w:cs="Calibri"/>
              <w:color w:val="000000"/>
              <w:sz w:val="22"/>
              <w:szCs w:val="22"/>
            </w:rPr>
            <w:t>9</w:t>
          </w:r>
        </w:p>
        <w:p w14:paraId="00000097"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7dp8vu">
            <w:r w:rsidR="00C23C04">
              <w:rPr>
                <w:color w:val="000000"/>
              </w:rPr>
              <w:t>3.2 Objectifs secondaires</w:t>
            </w:r>
            <w:r w:rsidR="00C23C04">
              <w:rPr>
                <w:color w:val="000000"/>
              </w:rPr>
              <w:tab/>
            </w:r>
          </w:hyperlink>
          <w:r w:rsidR="00C23C04">
            <w:rPr>
              <w:rFonts w:ascii="Calibri" w:eastAsia="Calibri" w:hAnsi="Calibri" w:cs="Calibri"/>
              <w:color w:val="000000"/>
              <w:sz w:val="22"/>
              <w:szCs w:val="22"/>
            </w:rPr>
            <w:t>9</w:t>
          </w:r>
        </w:p>
        <w:p w14:paraId="00000098"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3rdcrjn">
            <w:r w:rsidR="00C23C04">
              <w:rPr>
                <w:b/>
                <w:smallCaps/>
                <w:color w:val="000000"/>
                <w:sz w:val="24"/>
                <w:szCs w:val="24"/>
              </w:rPr>
              <w:t>4. CONCEPTION DE LA RECHERCHE</w:t>
            </w:r>
          </w:hyperlink>
          <w:hyperlink w:anchor="_heading=h.3rdcrjn">
            <w:r w:rsidR="00C23C04">
              <w:rPr>
                <w:b/>
                <w:color w:val="000000"/>
                <w:sz w:val="24"/>
                <w:szCs w:val="24"/>
              </w:rPr>
              <w:tab/>
              <w:t>10</w:t>
            </w:r>
          </w:hyperlink>
        </w:p>
        <w:p w14:paraId="00000099"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6in1rg">
            <w:r w:rsidR="00C23C04">
              <w:rPr>
                <w:color w:val="000000"/>
              </w:rPr>
              <w:t>4.1 Critères d’évaluation</w:t>
            </w:r>
            <w:r w:rsidR="00C23C04">
              <w:rPr>
                <w:color w:val="000000"/>
              </w:rPr>
              <w:tab/>
            </w:r>
          </w:hyperlink>
          <w:r w:rsidR="00C23C04">
            <w:rPr>
              <w:rFonts w:ascii="Calibri" w:eastAsia="Calibri" w:hAnsi="Calibri" w:cs="Calibri"/>
              <w:color w:val="000000"/>
              <w:sz w:val="22"/>
              <w:szCs w:val="22"/>
            </w:rPr>
            <w:t>10</w:t>
          </w:r>
        </w:p>
        <w:p w14:paraId="0000009A"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lnxbz9">
            <w:r w:rsidR="00C23C04">
              <w:rPr>
                <w:color w:val="000000"/>
              </w:rPr>
              <w:t>4.2 Description de la population à étudier</w:t>
            </w:r>
            <w:r w:rsidR="00C23C04">
              <w:rPr>
                <w:color w:val="000000"/>
              </w:rPr>
              <w:tab/>
            </w:r>
          </w:hyperlink>
          <w:r w:rsidR="00C23C04">
            <w:rPr>
              <w:rFonts w:ascii="Calibri" w:eastAsia="Calibri" w:hAnsi="Calibri" w:cs="Calibri"/>
              <w:color w:val="000000"/>
              <w:sz w:val="22"/>
              <w:szCs w:val="22"/>
            </w:rPr>
            <w:t>10</w:t>
          </w:r>
        </w:p>
        <w:p w14:paraId="0000009B"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35nkun2">
            <w:r w:rsidR="00C23C04">
              <w:rPr>
                <w:color w:val="000000"/>
              </w:rPr>
              <w:t>4.3 Description précise du déroulement de la recherche</w:t>
            </w:r>
            <w:r w:rsidR="00C23C04">
              <w:rPr>
                <w:color w:val="000000"/>
              </w:rPr>
              <w:tab/>
            </w:r>
          </w:hyperlink>
          <w:r w:rsidR="00C23C04">
            <w:rPr>
              <w:rFonts w:ascii="Calibri" w:eastAsia="Calibri" w:hAnsi="Calibri" w:cs="Calibri"/>
              <w:color w:val="000000"/>
              <w:sz w:val="22"/>
              <w:szCs w:val="22"/>
            </w:rPr>
            <w:t>10</w:t>
          </w:r>
        </w:p>
        <w:p w14:paraId="0000009C"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ksv4uv">
            <w:r w:rsidR="00C23C04">
              <w:rPr>
                <w:color w:val="000000"/>
              </w:rPr>
              <w:t>4.4 Durée prévue de participation des personnes et durée de l’étude</w:t>
            </w:r>
            <w:r w:rsidR="00C23C04">
              <w:rPr>
                <w:color w:val="000000"/>
              </w:rPr>
              <w:tab/>
            </w:r>
          </w:hyperlink>
          <w:r w:rsidR="00C23C04">
            <w:rPr>
              <w:rFonts w:ascii="Calibri" w:eastAsia="Calibri" w:hAnsi="Calibri" w:cs="Calibri"/>
              <w:color w:val="000000"/>
              <w:sz w:val="22"/>
              <w:szCs w:val="22"/>
            </w:rPr>
            <w:t>11</w:t>
          </w:r>
        </w:p>
        <w:p w14:paraId="0000009D"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44sinio">
            <w:r w:rsidR="00C23C04">
              <w:rPr>
                <w:color w:val="000000"/>
              </w:rPr>
              <w:t>4.5 Description des règles d’arrêt définitif ou temporaire de la recherche</w:t>
            </w:r>
            <w:r w:rsidR="00C23C04">
              <w:rPr>
                <w:color w:val="000000"/>
              </w:rPr>
              <w:tab/>
            </w:r>
          </w:hyperlink>
          <w:r w:rsidR="00C23C04">
            <w:rPr>
              <w:rFonts w:ascii="Calibri" w:eastAsia="Calibri" w:hAnsi="Calibri" w:cs="Calibri"/>
              <w:color w:val="000000"/>
              <w:sz w:val="22"/>
              <w:szCs w:val="22"/>
            </w:rPr>
            <w:t>11</w:t>
          </w:r>
        </w:p>
        <w:p w14:paraId="0000009E"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jxsxqh">
            <w:r w:rsidR="00C23C04">
              <w:rPr>
                <w:color w:val="000000"/>
              </w:rPr>
              <w:t>4.6 Définition de la fin de la recherche</w:t>
            </w:r>
            <w:r w:rsidR="00C23C04">
              <w:rPr>
                <w:color w:val="000000"/>
              </w:rPr>
              <w:tab/>
            </w:r>
          </w:hyperlink>
          <w:r w:rsidR="00C23C04">
            <w:rPr>
              <w:rFonts w:ascii="Calibri" w:eastAsia="Calibri" w:hAnsi="Calibri" w:cs="Calibri"/>
              <w:color w:val="000000"/>
              <w:sz w:val="22"/>
              <w:szCs w:val="22"/>
            </w:rPr>
            <w:t>12</w:t>
          </w:r>
        </w:p>
        <w:p w14:paraId="0000009F"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z337ya">
            <w:r w:rsidR="00C23C04">
              <w:rPr>
                <w:b/>
                <w:smallCaps/>
                <w:color w:val="000000"/>
                <w:sz w:val="24"/>
                <w:szCs w:val="24"/>
              </w:rPr>
              <w:t>5. SÉLECTION DES PERSONNES PARTICIPANTS A LA RECHERCHE</w:t>
            </w:r>
          </w:hyperlink>
          <w:hyperlink w:anchor="_heading=h.z337ya">
            <w:r w:rsidR="00C23C04">
              <w:rPr>
                <w:b/>
                <w:color w:val="000000"/>
                <w:sz w:val="24"/>
                <w:szCs w:val="24"/>
              </w:rPr>
              <w:tab/>
              <w:t>12</w:t>
            </w:r>
          </w:hyperlink>
        </w:p>
        <w:p w14:paraId="000000A0"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3j2qqm3">
            <w:r w:rsidR="00C23C04">
              <w:rPr>
                <w:color w:val="000000"/>
              </w:rPr>
              <w:t>5.1 Critères d’inclusion</w:t>
            </w:r>
            <w:r w:rsidR="00C23C04">
              <w:rPr>
                <w:color w:val="000000"/>
              </w:rPr>
              <w:tab/>
            </w:r>
          </w:hyperlink>
          <w:r w:rsidR="00C23C04">
            <w:rPr>
              <w:rFonts w:ascii="Calibri" w:eastAsia="Calibri" w:hAnsi="Calibri" w:cs="Calibri"/>
              <w:color w:val="000000"/>
              <w:sz w:val="22"/>
              <w:szCs w:val="22"/>
            </w:rPr>
            <w:t>12</w:t>
          </w:r>
        </w:p>
        <w:p w14:paraId="000000A1"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y810tw">
            <w:r w:rsidR="00C23C04">
              <w:rPr>
                <w:color w:val="000000"/>
              </w:rPr>
              <w:t>5.2 Critères de non-inclusion</w:t>
            </w:r>
            <w:r w:rsidR="00C23C04">
              <w:rPr>
                <w:color w:val="000000"/>
              </w:rPr>
              <w:tab/>
            </w:r>
          </w:hyperlink>
          <w:r w:rsidR="00C23C04">
            <w:rPr>
              <w:rFonts w:ascii="Calibri" w:eastAsia="Calibri" w:hAnsi="Calibri" w:cs="Calibri"/>
              <w:color w:val="000000"/>
              <w:sz w:val="22"/>
              <w:szCs w:val="22"/>
            </w:rPr>
            <w:t>12</w:t>
          </w:r>
        </w:p>
        <w:p w14:paraId="000000A2"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4i7ojhp">
            <w:r w:rsidR="00C23C04">
              <w:rPr>
                <w:color w:val="000000"/>
              </w:rPr>
              <w:t>5.3  Modalités d’inclusion</w:t>
            </w:r>
            <w:r w:rsidR="00C23C04">
              <w:rPr>
                <w:color w:val="000000"/>
              </w:rPr>
              <w:tab/>
            </w:r>
          </w:hyperlink>
          <w:r w:rsidR="00C23C04">
            <w:rPr>
              <w:rFonts w:ascii="Calibri" w:eastAsia="Calibri" w:hAnsi="Calibri" w:cs="Calibri"/>
              <w:color w:val="000000"/>
              <w:sz w:val="22"/>
              <w:szCs w:val="22"/>
            </w:rPr>
            <w:t>13</w:t>
          </w:r>
        </w:p>
        <w:p w14:paraId="000000A3"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xcytpi">
            <w:r w:rsidR="00C23C04">
              <w:rPr>
                <w:smallCaps/>
                <w:color w:val="000000"/>
              </w:rPr>
              <w:t>6. METHODOLOGIE ET STATISTIQUES</w:t>
            </w:r>
          </w:hyperlink>
          <w:hyperlink w:anchor="_heading=h.2xcytpi">
            <w:r w:rsidR="00C23C04">
              <w:rPr>
                <w:color w:val="000000"/>
              </w:rPr>
              <w:tab/>
            </w:r>
          </w:hyperlink>
          <w:r w:rsidR="00C23C04">
            <w:rPr>
              <w:rFonts w:ascii="Calibri" w:eastAsia="Calibri" w:hAnsi="Calibri" w:cs="Calibri"/>
              <w:color w:val="000000"/>
              <w:sz w:val="22"/>
              <w:szCs w:val="22"/>
            </w:rPr>
            <w:t>13</w:t>
          </w:r>
        </w:p>
        <w:p w14:paraId="000000A4"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ci93xb">
            <w:r w:rsidR="00C23C04">
              <w:rPr>
                <w:color w:val="000000"/>
              </w:rPr>
              <w:t>Il s’agit d’une étude prospective, monocentrique, en ouvert, non randomisée.</w:t>
            </w:r>
            <w:r w:rsidR="00C23C04">
              <w:rPr>
                <w:color w:val="000000"/>
              </w:rPr>
              <w:tab/>
            </w:r>
          </w:hyperlink>
          <w:r w:rsidR="00C23C04">
            <w:rPr>
              <w:rFonts w:ascii="Calibri" w:eastAsia="Calibri" w:hAnsi="Calibri" w:cs="Calibri"/>
              <w:color w:val="000000"/>
              <w:sz w:val="22"/>
              <w:szCs w:val="22"/>
            </w:rPr>
            <w:t>13</w:t>
          </w:r>
        </w:p>
        <w:p w14:paraId="000000A5" w14:textId="77777777" w:rsidR="001C4A6F" w:rsidRDefault="00CC3EEE">
          <w:pPr>
            <w:pBdr>
              <w:top w:val="nil"/>
              <w:left w:val="nil"/>
              <w:bottom w:val="nil"/>
              <w:right w:val="nil"/>
              <w:between w:val="nil"/>
            </w:pBdr>
            <w:tabs>
              <w:tab w:val="right" w:pos="9060"/>
            </w:tabs>
            <w:ind w:left="400" w:hanging="116"/>
            <w:rPr>
              <w:rFonts w:ascii="Calibri" w:eastAsia="Calibri" w:hAnsi="Calibri" w:cs="Calibri"/>
              <w:color w:val="000000"/>
              <w:sz w:val="22"/>
              <w:szCs w:val="22"/>
            </w:rPr>
          </w:pPr>
          <w:hyperlink w:anchor="_heading=h.3whwml4">
            <w:r w:rsidR="00C23C04">
              <w:rPr>
                <w:color w:val="000000"/>
              </w:rPr>
              <w:t>Entretiens approfondis</w:t>
            </w:r>
            <w:r w:rsidR="00C23C04">
              <w:rPr>
                <w:color w:val="000000"/>
              </w:rPr>
              <w:tab/>
            </w:r>
          </w:hyperlink>
          <w:r w:rsidR="00C23C04">
            <w:rPr>
              <w:rFonts w:ascii="Calibri" w:eastAsia="Calibri" w:hAnsi="Calibri" w:cs="Calibri"/>
              <w:color w:val="000000"/>
              <w:sz w:val="22"/>
              <w:szCs w:val="22"/>
            </w:rPr>
            <w:t>13</w:t>
          </w:r>
        </w:p>
        <w:p w14:paraId="000000A6" w14:textId="77777777" w:rsidR="001C4A6F" w:rsidRDefault="00CC3EEE">
          <w:pPr>
            <w:pBdr>
              <w:top w:val="nil"/>
              <w:left w:val="nil"/>
              <w:bottom w:val="nil"/>
              <w:right w:val="nil"/>
              <w:between w:val="nil"/>
            </w:pBdr>
            <w:tabs>
              <w:tab w:val="right" w:pos="9060"/>
            </w:tabs>
            <w:ind w:left="400" w:hanging="116"/>
            <w:rPr>
              <w:rFonts w:ascii="Calibri" w:eastAsia="Calibri" w:hAnsi="Calibri" w:cs="Calibri"/>
              <w:color w:val="000000"/>
              <w:sz w:val="22"/>
              <w:szCs w:val="22"/>
            </w:rPr>
          </w:pPr>
          <w:hyperlink w:anchor="_heading=h.2bn6wsx">
            <w:r w:rsidR="00C23C04">
              <w:rPr>
                <w:color w:val="000000"/>
              </w:rPr>
              <w:t>Questionnaires</w:t>
            </w:r>
            <w:r w:rsidR="00C23C04">
              <w:rPr>
                <w:color w:val="000000"/>
              </w:rPr>
              <w:tab/>
            </w:r>
          </w:hyperlink>
          <w:r w:rsidR="00C23C04">
            <w:rPr>
              <w:rFonts w:ascii="Calibri" w:eastAsia="Calibri" w:hAnsi="Calibri" w:cs="Calibri"/>
              <w:color w:val="000000"/>
              <w:sz w:val="22"/>
              <w:szCs w:val="22"/>
            </w:rPr>
            <w:t>13</w:t>
          </w:r>
        </w:p>
        <w:p w14:paraId="000000A7"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qsh70q">
            <w:r w:rsidR="00C23C04">
              <w:rPr>
                <w:b/>
                <w:smallCaps/>
                <w:color w:val="000000"/>
                <w:sz w:val="24"/>
                <w:szCs w:val="24"/>
              </w:rPr>
              <w:t>7. Droit d'accès aux données et documents source</w:t>
            </w:r>
          </w:hyperlink>
          <w:hyperlink w:anchor="_heading=h.qsh70q">
            <w:r w:rsidR="00C23C04">
              <w:rPr>
                <w:b/>
                <w:color w:val="000000"/>
                <w:sz w:val="24"/>
                <w:szCs w:val="24"/>
              </w:rPr>
              <w:tab/>
              <w:t>14</w:t>
            </w:r>
          </w:hyperlink>
        </w:p>
        <w:p w14:paraId="000000A8"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3as4poj">
            <w:r w:rsidR="00C23C04">
              <w:rPr>
                <w:b/>
                <w:smallCaps/>
                <w:color w:val="000000"/>
                <w:sz w:val="24"/>
                <w:szCs w:val="24"/>
              </w:rPr>
              <w:t>8. CONTROLE ET ASSURANCE QUALITE</w:t>
            </w:r>
          </w:hyperlink>
          <w:hyperlink w:anchor="_heading=h.3as4poj">
            <w:r w:rsidR="00C23C04">
              <w:rPr>
                <w:b/>
                <w:color w:val="000000"/>
                <w:sz w:val="24"/>
                <w:szCs w:val="24"/>
              </w:rPr>
              <w:tab/>
              <w:t>14</w:t>
            </w:r>
          </w:hyperlink>
        </w:p>
        <w:p w14:paraId="000000A9"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49x2ik5">
            <w:r w:rsidR="00C23C04">
              <w:rPr>
                <w:b/>
                <w:smallCaps/>
                <w:color w:val="000000"/>
                <w:sz w:val="24"/>
                <w:szCs w:val="24"/>
              </w:rPr>
              <w:t>9. CONSIDERATIONS ETHIQUES ET REGLEMENTAIRES</w:t>
            </w:r>
          </w:hyperlink>
          <w:hyperlink w:anchor="_heading=h.49x2ik5">
            <w:r w:rsidR="00C23C04">
              <w:rPr>
                <w:b/>
                <w:color w:val="000000"/>
                <w:sz w:val="24"/>
                <w:szCs w:val="24"/>
              </w:rPr>
              <w:tab/>
              <w:t>14</w:t>
            </w:r>
          </w:hyperlink>
        </w:p>
        <w:p w14:paraId="000000AA"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p2csry">
            <w:r w:rsidR="00C23C04">
              <w:rPr>
                <w:color w:val="000000"/>
              </w:rPr>
              <w:t>9.1 Réglementaire</w:t>
            </w:r>
            <w:r w:rsidR="00C23C04">
              <w:rPr>
                <w:color w:val="000000"/>
              </w:rPr>
              <w:tab/>
              <w:t>1</w:t>
            </w:r>
          </w:hyperlink>
          <w:r w:rsidR="00C23C04">
            <w:rPr>
              <w:rFonts w:ascii="Calibri" w:eastAsia="Calibri" w:hAnsi="Calibri" w:cs="Calibri"/>
              <w:color w:val="000000"/>
              <w:sz w:val="22"/>
              <w:szCs w:val="22"/>
            </w:rPr>
            <w:t>4</w:t>
          </w:r>
        </w:p>
        <w:p w14:paraId="000000AB"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47n2zr">
            <w:r w:rsidR="00C23C04">
              <w:rPr>
                <w:color w:val="000000"/>
              </w:rPr>
              <w:t>9.2 Comité de Protection des Personnes (CPP)</w:t>
            </w:r>
            <w:r w:rsidR="00C23C04">
              <w:rPr>
                <w:color w:val="000000"/>
              </w:rPr>
              <w:tab/>
              <w:t>1</w:t>
            </w:r>
          </w:hyperlink>
          <w:r w:rsidR="00C23C04">
            <w:rPr>
              <w:rFonts w:ascii="Calibri" w:eastAsia="Calibri" w:hAnsi="Calibri" w:cs="Calibri"/>
              <w:color w:val="000000"/>
              <w:sz w:val="22"/>
              <w:szCs w:val="22"/>
            </w:rPr>
            <w:t>4</w:t>
          </w:r>
        </w:p>
        <w:p w14:paraId="000000AC"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3ckvvd">
            <w:r w:rsidR="00C23C04">
              <w:rPr>
                <w:color w:val="000000"/>
              </w:rPr>
              <w:t>9.3 Déclaration aux autorités compétentes</w:t>
            </w:r>
            <w:r w:rsidR="00C23C04">
              <w:rPr>
                <w:color w:val="000000"/>
              </w:rPr>
              <w:tab/>
              <w:t>1</w:t>
            </w:r>
          </w:hyperlink>
          <w:r w:rsidR="00C23C04">
            <w:rPr>
              <w:rFonts w:ascii="Calibri" w:eastAsia="Calibri" w:hAnsi="Calibri" w:cs="Calibri"/>
              <w:color w:val="000000"/>
              <w:sz w:val="22"/>
              <w:szCs w:val="22"/>
            </w:rPr>
            <w:t>4</w:t>
          </w:r>
        </w:p>
        <w:p w14:paraId="000000AD"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32hioqz">
            <w:r w:rsidR="00C23C04">
              <w:rPr>
                <w:color w:val="000000"/>
              </w:rPr>
              <w:t>9.4 Information et Consentement des participants</w:t>
            </w:r>
            <w:r w:rsidR="00C23C04">
              <w:rPr>
                <w:color w:val="000000"/>
              </w:rPr>
              <w:tab/>
              <w:t>1</w:t>
            </w:r>
          </w:hyperlink>
          <w:r w:rsidR="00C23C04">
            <w:rPr>
              <w:rFonts w:ascii="Calibri" w:eastAsia="Calibri" w:hAnsi="Calibri" w:cs="Calibri"/>
              <w:color w:val="000000"/>
              <w:sz w:val="22"/>
              <w:szCs w:val="22"/>
            </w:rPr>
            <w:t>5</w:t>
          </w:r>
        </w:p>
        <w:p w14:paraId="000000AE"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41mghml">
            <w:r w:rsidR="00C23C04">
              <w:rPr>
                <w:color w:val="000000"/>
              </w:rPr>
              <w:t>9.5 Responsabilités des investigateurs</w:t>
            </w:r>
            <w:r w:rsidR="00C23C04">
              <w:rPr>
                <w:color w:val="000000"/>
              </w:rPr>
              <w:tab/>
              <w:t>1</w:t>
            </w:r>
          </w:hyperlink>
          <w:r w:rsidR="00C23C04">
            <w:rPr>
              <w:rFonts w:ascii="Calibri" w:eastAsia="Calibri" w:hAnsi="Calibri" w:cs="Calibri"/>
              <w:color w:val="000000"/>
              <w:sz w:val="22"/>
              <w:szCs w:val="22"/>
            </w:rPr>
            <w:t>5</w:t>
          </w:r>
        </w:p>
        <w:p w14:paraId="000000AF"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vx1227">
            <w:r w:rsidR="00C23C04">
              <w:rPr>
                <w:color w:val="000000"/>
              </w:rPr>
              <w:t>9.6 Responsabilités du promoteur</w:t>
            </w:r>
            <w:r w:rsidR="00C23C04">
              <w:rPr>
                <w:color w:val="000000"/>
              </w:rPr>
              <w:tab/>
              <w:t>1</w:t>
            </w:r>
          </w:hyperlink>
          <w:r w:rsidR="00C23C04">
            <w:rPr>
              <w:rFonts w:ascii="Calibri" w:eastAsia="Calibri" w:hAnsi="Calibri" w:cs="Calibri"/>
              <w:color w:val="000000"/>
              <w:sz w:val="22"/>
              <w:szCs w:val="22"/>
            </w:rPr>
            <w:t>5</w:t>
          </w:r>
        </w:p>
        <w:p w14:paraId="000000B0"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4f1mdlm">
            <w:r w:rsidR="00C23C04">
              <w:rPr>
                <w:b/>
                <w:smallCaps/>
                <w:color w:val="000000"/>
                <w:sz w:val="24"/>
                <w:szCs w:val="24"/>
              </w:rPr>
              <w:t>10. TRAITEMENT DES DONNÉES ET CONSERVATION DES DOCUMENTS ET DES DONNÉES RELATIVES À LA RECHERCHE</w:t>
            </w:r>
          </w:hyperlink>
          <w:hyperlink w:anchor="_heading=h.4f1mdlm">
            <w:r w:rsidR="00C23C04">
              <w:rPr>
                <w:b/>
                <w:color w:val="000000"/>
                <w:sz w:val="24"/>
                <w:szCs w:val="24"/>
              </w:rPr>
              <w:tab/>
              <w:t>16</w:t>
            </w:r>
          </w:hyperlink>
        </w:p>
        <w:p w14:paraId="000000B1"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3tbugp1">
            <w:r w:rsidR="00C23C04">
              <w:rPr>
                <w:b/>
                <w:smallCaps/>
                <w:color w:val="000000"/>
                <w:sz w:val="24"/>
                <w:szCs w:val="24"/>
              </w:rPr>
              <w:t>11. CONFIDENTIALITE ET PROPRIETES DES DONNÉES RELATIVE A LA RECHERCHE</w:t>
            </w:r>
          </w:hyperlink>
          <w:hyperlink w:anchor="_heading=h.3tbugp1">
            <w:r w:rsidR="00C23C04">
              <w:rPr>
                <w:b/>
                <w:color w:val="000000"/>
                <w:sz w:val="24"/>
                <w:szCs w:val="24"/>
              </w:rPr>
              <w:tab/>
              <w:t>16</w:t>
            </w:r>
          </w:hyperlink>
        </w:p>
        <w:p w14:paraId="000000B2"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nmf14n">
            <w:r w:rsidR="00C23C04">
              <w:rPr>
                <w:b/>
                <w:smallCaps/>
                <w:color w:val="000000"/>
                <w:sz w:val="24"/>
                <w:szCs w:val="24"/>
              </w:rPr>
              <w:t>12. RÈGLES RELATIVES À LA PUBLICATION</w:t>
            </w:r>
          </w:hyperlink>
          <w:hyperlink w:anchor="_heading=h.nmf14n">
            <w:r w:rsidR="00C23C04">
              <w:rPr>
                <w:b/>
                <w:color w:val="000000"/>
                <w:sz w:val="24"/>
                <w:szCs w:val="24"/>
              </w:rPr>
              <w:tab/>
              <w:t>16</w:t>
            </w:r>
          </w:hyperlink>
        </w:p>
        <w:p w14:paraId="000000B3"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37m2jsg">
            <w:r w:rsidR="00C23C04">
              <w:rPr>
                <w:b/>
                <w:color w:val="000000"/>
                <w:sz w:val="24"/>
                <w:szCs w:val="24"/>
              </w:rPr>
              <w:t>De même si applicable, les publications des résultats annexes (étude biologique,…) comporteront le nom de la personne ayant réalisé le travail annexe ainsi que les noms de toutes les autres personnes concernées par ce travail annexe.</w:t>
            </w:r>
            <w:r w:rsidR="00C23C04">
              <w:rPr>
                <w:b/>
                <w:color w:val="000000"/>
                <w:sz w:val="24"/>
                <w:szCs w:val="24"/>
              </w:rPr>
              <w:tab/>
              <w:t>16</w:t>
            </w:r>
          </w:hyperlink>
        </w:p>
        <w:p w14:paraId="000000B4" w14:textId="77777777" w:rsidR="001C4A6F" w:rsidRDefault="00CC3EEE">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hyperlink w:anchor="_heading=h.1mrcu09">
            <w:r w:rsidR="00C23C04">
              <w:rPr>
                <w:b/>
                <w:smallCaps/>
                <w:color w:val="000000"/>
                <w:sz w:val="24"/>
                <w:szCs w:val="24"/>
              </w:rPr>
              <w:t>13 – BIBLIOGRAPHIE</w:t>
            </w:r>
          </w:hyperlink>
          <w:hyperlink w:anchor="_heading=h.1mrcu09">
            <w:r w:rsidR="00C23C04">
              <w:rPr>
                <w:b/>
                <w:color w:val="000000"/>
                <w:sz w:val="24"/>
                <w:szCs w:val="24"/>
              </w:rPr>
              <w:tab/>
              <w:t>18</w:t>
            </w:r>
          </w:hyperlink>
        </w:p>
        <w:p w14:paraId="000000B5" w14:textId="77777777" w:rsidR="001C4A6F" w:rsidRDefault="00CC3EEE">
          <w:pPr>
            <w:pBdr>
              <w:top w:val="nil"/>
              <w:left w:val="nil"/>
              <w:bottom w:val="nil"/>
              <w:right w:val="nil"/>
              <w:between w:val="nil"/>
            </w:pBdr>
            <w:tabs>
              <w:tab w:val="left" w:pos="800"/>
              <w:tab w:val="right" w:pos="9056"/>
            </w:tabs>
            <w:ind w:left="200"/>
            <w:rPr>
              <w:rFonts w:ascii="Calibri" w:eastAsia="Calibri" w:hAnsi="Calibri" w:cs="Calibri"/>
              <w:color w:val="000000"/>
              <w:sz w:val="22"/>
              <w:szCs w:val="22"/>
            </w:rPr>
          </w:pPr>
          <w:hyperlink w:anchor="_heading=h.46r0co2">
            <w:r w:rsidR="00C23C04">
              <w:rPr>
                <w:color w:val="000000"/>
              </w:rPr>
              <w:t xml:space="preserve">17. </w:t>
            </w:r>
          </w:hyperlink>
          <w:hyperlink w:anchor="_heading=h.46r0co2">
            <w:r w:rsidR="00C23C04">
              <w:rPr>
                <w:rFonts w:ascii="Calibri" w:eastAsia="Calibri" w:hAnsi="Calibri" w:cs="Calibri"/>
                <w:color w:val="000000"/>
                <w:sz w:val="22"/>
                <w:szCs w:val="22"/>
              </w:rPr>
              <w:tab/>
            </w:r>
          </w:hyperlink>
          <w:r w:rsidR="00C23C04">
            <w:fldChar w:fldCharType="begin"/>
          </w:r>
          <w:r w:rsidR="00C23C04">
            <w:instrText xml:space="preserve"> PAGEREF _heading=h.46r0co2 \h </w:instrText>
          </w:r>
          <w:r w:rsidR="00C23C04">
            <w:fldChar w:fldCharType="separate"/>
          </w:r>
          <w:r w:rsidR="00C23C04">
            <w:rPr>
              <w:color w:val="000000"/>
            </w:rPr>
            <w:t>Institute of Medicine. Crossing the quality chasm: a new health system for the 21st century. Washington, DC; 2001.</w:t>
          </w:r>
          <w:r w:rsidR="00C23C04">
            <w:rPr>
              <w:color w:val="000000"/>
            </w:rPr>
            <w:tab/>
            <w:t>18</w:t>
          </w:r>
          <w:hyperlink w:anchor="_heading=h.46r0co2" w:history="1"/>
        </w:p>
        <w:p w14:paraId="000000B6" w14:textId="77777777" w:rsidR="001C4A6F" w:rsidRDefault="00C23C04">
          <w:pPr>
            <w:pBdr>
              <w:top w:val="nil"/>
              <w:left w:val="nil"/>
              <w:bottom w:val="nil"/>
              <w:right w:val="nil"/>
              <w:between w:val="nil"/>
            </w:pBdr>
            <w:tabs>
              <w:tab w:val="left" w:pos="180"/>
              <w:tab w:val="right" w:pos="9062"/>
            </w:tabs>
            <w:spacing w:before="120"/>
            <w:rPr>
              <w:rFonts w:ascii="Calibri" w:eastAsia="Calibri" w:hAnsi="Calibri" w:cs="Calibri"/>
              <w:color w:val="000000"/>
              <w:sz w:val="22"/>
              <w:szCs w:val="22"/>
            </w:rPr>
          </w:pPr>
          <w:r>
            <w:fldChar w:fldCharType="end"/>
          </w:r>
          <w:hyperlink w:anchor="_heading=h.2lwamvv">
            <w:r>
              <w:rPr>
                <w:b/>
                <w:smallCaps/>
                <w:color w:val="000000"/>
                <w:sz w:val="24"/>
                <w:szCs w:val="24"/>
              </w:rPr>
              <w:t>14 - LISTE DES ANNEXES</w:t>
            </w:r>
          </w:hyperlink>
          <w:hyperlink w:anchor="_heading=h.2lwamvv">
            <w:r>
              <w:rPr>
                <w:b/>
                <w:color w:val="000000"/>
                <w:sz w:val="24"/>
                <w:szCs w:val="24"/>
              </w:rPr>
              <w:tab/>
              <w:t>1</w:t>
            </w:r>
          </w:hyperlink>
          <w:r>
            <w:rPr>
              <w:b/>
              <w:color w:val="000000"/>
              <w:sz w:val="24"/>
              <w:szCs w:val="24"/>
            </w:rPr>
            <w:t>9</w:t>
          </w:r>
        </w:p>
        <w:p w14:paraId="000000B7"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3l18frh">
            <w:r w:rsidR="00C23C04">
              <w:rPr>
                <w:color w:val="000000"/>
              </w:rPr>
              <w:t>Annexe 1 : Outil de décision 1- radiothérapie conventionnelle, peropératoire ou abstention de radiothérapie</w:t>
            </w:r>
            <w:r w:rsidR="00C23C04">
              <w:rPr>
                <w:color w:val="000000"/>
              </w:rPr>
              <w:tab/>
            </w:r>
          </w:hyperlink>
          <w:r w:rsidR="00C23C04">
            <w:rPr>
              <w:rFonts w:ascii="Calibri" w:eastAsia="Calibri" w:hAnsi="Calibri" w:cs="Calibri"/>
              <w:color w:val="000000"/>
              <w:sz w:val="22"/>
              <w:szCs w:val="22"/>
            </w:rPr>
            <w:t>20</w:t>
          </w:r>
        </w:p>
        <w:p w14:paraId="000000B8"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206ipza">
            <w:r w:rsidR="00C23C04">
              <w:rPr>
                <w:color w:val="000000"/>
              </w:rPr>
              <w:t>Annexe 2 : Outil de décision 2 – participation (ou non) a un essai clinique de phase précoce</w:t>
            </w:r>
            <w:r w:rsidR="00C23C04">
              <w:rPr>
                <w:color w:val="000000"/>
              </w:rPr>
              <w:tab/>
            </w:r>
          </w:hyperlink>
          <w:r w:rsidR="00C23C04">
            <w:rPr>
              <w:rFonts w:ascii="Calibri" w:eastAsia="Calibri" w:hAnsi="Calibri" w:cs="Calibri"/>
              <w:color w:val="000000"/>
              <w:sz w:val="22"/>
              <w:szCs w:val="22"/>
            </w:rPr>
            <w:t>24</w:t>
          </w:r>
        </w:p>
        <w:p w14:paraId="000000B9"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4k668n3">
            <w:r w:rsidR="00C23C04">
              <w:rPr>
                <w:color w:val="000000"/>
              </w:rPr>
              <w:t>Annexe 3 : Questions pour la sélection des participants sur le réseau seintinelles</w:t>
            </w:r>
            <w:r w:rsidR="00C23C04">
              <w:rPr>
                <w:color w:val="000000"/>
              </w:rPr>
              <w:tab/>
            </w:r>
          </w:hyperlink>
          <w:r w:rsidR="00C23C04">
            <w:rPr>
              <w:rFonts w:ascii="Calibri" w:eastAsia="Calibri" w:hAnsi="Calibri" w:cs="Calibri"/>
              <w:color w:val="000000"/>
              <w:sz w:val="22"/>
              <w:szCs w:val="22"/>
            </w:rPr>
            <w:t>29</w:t>
          </w:r>
        </w:p>
        <w:p w14:paraId="000000BA"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3ygebqi">
            <w:r w:rsidR="00C23C04">
              <w:rPr>
                <w:color w:val="000000"/>
              </w:rPr>
              <w:t>Annexe 5 : Questionnaire sur l’Outil de décision 2- – participation (ou non) à un essai clinique de phase précoce</w:t>
            </w:r>
            <w:r w:rsidR="00C23C04">
              <w:rPr>
                <w:color w:val="000000"/>
              </w:rPr>
              <w:tab/>
              <w:t>31</w:t>
            </w:r>
          </w:hyperlink>
        </w:p>
        <w:p w14:paraId="000000BB"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rvwp1q">
            <w:r w:rsidR="00C23C04">
              <w:rPr>
                <w:color w:val="000000"/>
              </w:rPr>
              <w:t>Annexe 6 : Entretien patientes de L'Institut Paoli-Calmettes</w:t>
            </w:r>
            <w:r w:rsidR="00C23C04">
              <w:rPr>
                <w:color w:val="000000"/>
              </w:rPr>
              <w:tab/>
              <w:t>41</w:t>
            </w:r>
          </w:hyperlink>
        </w:p>
        <w:p w14:paraId="000000BC" w14:textId="77777777" w:rsidR="001C4A6F" w:rsidRDefault="00CC3EEE">
          <w:pPr>
            <w:pBdr>
              <w:top w:val="nil"/>
              <w:left w:val="nil"/>
              <w:bottom w:val="nil"/>
              <w:right w:val="nil"/>
              <w:between w:val="nil"/>
            </w:pBdr>
            <w:tabs>
              <w:tab w:val="right" w:pos="9056"/>
            </w:tabs>
            <w:ind w:left="200"/>
            <w:rPr>
              <w:rFonts w:ascii="Calibri" w:eastAsia="Calibri" w:hAnsi="Calibri" w:cs="Calibri"/>
              <w:color w:val="000000"/>
              <w:sz w:val="22"/>
              <w:szCs w:val="22"/>
            </w:rPr>
          </w:pPr>
          <w:hyperlink w:anchor="_heading=h.1rvwp1q">
            <w:r w:rsidR="00C23C04">
              <w:rPr>
                <w:color w:val="000000"/>
              </w:rPr>
              <w:t>Annexe 7 : Entretien médecins de L'Institut Paoli-Calmettes</w:t>
            </w:r>
            <w:r w:rsidR="00C23C04">
              <w:rPr>
                <w:color w:val="000000"/>
              </w:rPr>
              <w:tab/>
              <w:t>4</w:t>
            </w:r>
          </w:hyperlink>
          <w:r w:rsidR="00C23C04">
            <w:rPr>
              <w:rFonts w:ascii="Calibri" w:eastAsia="Calibri" w:hAnsi="Calibri" w:cs="Calibri"/>
              <w:color w:val="000000"/>
              <w:sz w:val="22"/>
              <w:szCs w:val="22"/>
            </w:rPr>
            <w:t>4</w:t>
          </w:r>
        </w:p>
        <w:p w14:paraId="000000BD" w14:textId="77777777" w:rsidR="001C4A6F" w:rsidRDefault="001C4A6F">
          <w:pPr>
            <w:pBdr>
              <w:top w:val="nil"/>
              <w:left w:val="nil"/>
              <w:bottom w:val="nil"/>
              <w:right w:val="nil"/>
              <w:between w:val="nil"/>
            </w:pBdr>
            <w:tabs>
              <w:tab w:val="right" w:pos="9056"/>
            </w:tabs>
            <w:ind w:left="200"/>
            <w:rPr>
              <w:rFonts w:ascii="Calibri" w:eastAsia="Calibri" w:hAnsi="Calibri" w:cs="Calibri"/>
              <w:color w:val="000000"/>
              <w:sz w:val="22"/>
              <w:szCs w:val="22"/>
            </w:rPr>
          </w:pPr>
        </w:p>
        <w:p w14:paraId="000000BE" w14:textId="77777777" w:rsidR="001C4A6F" w:rsidRDefault="00C23C04">
          <w:pPr>
            <w:pBdr>
              <w:top w:val="nil"/>
              <w:left w:val="nil"/>
              <w:bottom w:val="nil"/>
              <w:right w:val="nil"/>
              <w:between w:val="nil"/>
            </w:pBdr>
            <w:spacing w:line="288" w:lineRule="auto"/>
            <w:rPr>
              <w:color w:val="000000"/>
              <w:sz w:val="22"/>
              <w:szCs w:val="22"/>
            </w:rPr>
          </w:pPr>
          <w:r>
            <w:fldChar w:fldCharType="end"/>
          </w:r>
        </w:p>
      </w:sdtContent>
    </w:sdt>
    <w:p w14:paraId="000000BF" w14:textId="77777777" w:rsidR="001C4A6F" w:rsidRDefault="00C23C04">
      <w:pPr>
        <w:pStyle w:val="Titre1"/>
        <w:rPr>
          <w:rFonts w:ascii="Arial" w:eastAsia="Arial" w:hAnsi="Arial" w:cs="Arial"/>
          <w:smallCaps/>
        </w:rPr>
      </w:pPr>
      <w:bookmarkStart w:id="4" w:name="_heading=h.2et92p0" w:colFirst="0" w:colLast="0"/>
      <w:bookmarkEnd w:id="4"/>
      <w:r>
        <w:br w:type="page"/>
      </w:r>
      <w:r>
        <w:rPr>
          <w:rFonts w:ascii="Arial" w:eastAsia="Arial" w:hAnsi="Arial" w:cs="Arial"/>
          <w:smallCaps/>
        </w:rPr>
        <w:lastRenderedPageBreak/>
        <w:t>2. JUSTIFICATION SCIENTIFIQUE ET DESCRIPTION GÉNÉRALE DE LA RECHERCHE</w:t>
      </w:r>
    </w:p>
    <w:p w14:paraId="000000C0" w14:textId="77777777" w:rsidR="001C4A6F" w:rsidRDefault="001C4A6F">
      <w:pPr>
        <w:pBdr>
          <w:top w:val="nil"/>
          <w:left w:val="nil"/>
          <w:bottom w:val="nil"/>
          <w:right w:val="nil"/>
          <w:between w:val="nil"/>
        </w:pBdr>
        <w:rPr>
          <w:color w:val="000000"/>
        </w:rPr>
      </w:pPr>
    </w:p>
    <w:p w14:paraId="000000C1" w14:textId="77777777" w:rsidR="001C4A6F" w:rsidRDefault="00C23C04">
      <w:pPr>
        <w:pStyle w:val="Titre2"/>
        <w:ind w:firstLine="567"/>
        <w:jc w:val="both"/>
        <w:rPr>
          <w:rFonts w:ascii="Arial" w:eastAsia="Arial" w:hAnsi="Arial" w:cs="Arial"/>
        </w:rPr>
      </w:pPr>
      <w:bookmarkStart w:id="5" w:name="_heading=h.tyjcwt" w:colFirst="0" w:colLast="0"/>
      <w:bookmarkEnd w:id="5"/>
      <w:r>
        <w:rPr>
          <w:rFonts w:ascii="Arial" w:eastAsia="Arial" w:hAnsi="Arial" w:cs="Arial"/>
        </w:rPr>
        <w:t>2.1 Rationnel de l’essai</w:t>
      </w:r>
    </w:p>
    <w:p w14:paraId="000000C2" w14:textId="77777777" w:rsidR="001C4A6F" w:rsidRDefault="001C4A6F">
      <w:pPr>
        <w:pBdr>
          <w:top w:val="nil"/>
          <w:left w:val="nil"/>
          <w:bottom w:val="nil"/>
          <w:right w:val="nil"/>
          <w:between w:val="nil"/>
        </w:pBdr>
        <w:rPr>
          <w:color w:val="000000"/>
        </w:rPr>
      </w:pPr>
    </w:p>
    <w:p w14:paraId="000000C3" w14:textId="77777777" w:rsidR="001C4A6F" w:rsidRDefault="00C23C04">
      <w:pPr>
        <w:pBdr>
          <w:top w:val="nil"/>
          <w:left w:val="nil"/>
          <w:bottom w:val="nil"/>
          <w:right w:val="nil"/>
          <w:between w:val="nil"/>
        </w:pBdr>
        <w:jc w:val="both"/>
        <w:rPr>
          <w:color w:val="000000"/>
          <w:sz w:val="22"/>
          <w:szCs w:val="22"/>
        </w:rPr>
      </w:pPr>
      <w:bookmarkStart w:id="6" w:name="_heading=h.3dy6vkm" w:colFirst="0" w:colLast="0"/>
      <w:bookmarkEnd w:id="6"/>
      <w:r>
        <w:rPr>
          <w:color w:val="000000"/>
          <w:sz w:val="22"/>
          <w:szCs w:val="22"/>
        </w:rPr>
        <w:t xml:space="preserve">En cancérologie, des avancées thérapeutiques permettent une prise en charge satisfaisante des patients et, en règle générale, une augmentation de l’espérance de vie (1-3). Malheureusement, des inégalités importantes persistent entre patients de milieux défavorisés et ceux de milieux socio-économiques plus élevés au niveau de la prise en charge, des résultats cliniques, et parfois même, du taux de mortalité (4-14). C’est un problème de santé publique qui touche aussi bien la France que les États-Unis (15, 16). </w:t>
      </w:r>
    </w:p>
    <w:p w14:paraId="000000C4" w14:textId="77777777" w:rsidR="001C4A6F" w:rsidRDefault="001C4A6F">
      <w:pPr>
        <w:pBdr>
          <w:top w:val="nil"/>
          <w:left w:val="nil"/>
          <w:bottom w:val="nil"/>
          <w:right w:val="nil"/>
          <w:between w:val="nil"/>
        </w:pBdr>
        <w:jc w:val="both"/>
        <w:rPr>
          <w:color w:val="000000"/>
          <w:sz w:val="22"/>
          <w:szCs w:val="22"/>
        </w:rPr>
      </w:pPr>
    </w:p>
    <w:p w14:paraId="000000C5" w14:textId="77777777" w:rsidR="001C4A6F" w:rsidRDefault="00C23C04">
      <w:pPr>
        <w:pBdr>
          <w:top w:val="nil"/>
          <w:left w:val="nil"/>
          <w:bottom w:val="nil"/>
          <w:right w:val="nil"/>
          <w:between w:val="nil"/>
        </w:pBdr>
        <w:jc w:val="both"/>
        <w:rPr>
          <w:rFonts w:ascii="Calibri" w:eastAsia="Calibri" w:hAnsi="Calibri" w:cs="Calibri"/>
          <w:color w:val="000000"/>
          <w:sz w:val="22"/>
          <w:szCs w:val="22"/>
        </w:rPr>
      </w:pPr>
      <w:r>
        <w:rPr>
          <w:color w:val="000000"/>
          <w:sz w:val="22"/>
          <w:szCs w:val="22"/>
        </w:rPr>
        <w:t>La prise de décision partagée (</w:t>
      </w:r>
      <w:proofErr w:type="spellStart"/>
      <w:r>
        <w:rPr>
          <w:i/>
          <w:color w:val="000000"/>
          <w:sz w:val="22"/>
          <w:szCs w:val="22"/>
        </w:rPr>
        <w:t>shared</w:t>
      </w:r>
      <w:proofErr w:type="spellEnd"/>
      <w:r>
        <w:rPr>
          <w:i/>
          <w:color w:val="000000"/>
          <w:sz w:val="22"/>
          <w:szCs w:val="22"/>
        </w:rPr>
        <w:t xml:space="preserve"> </w:t>
      </w:r>
      <w:proofErr w:type="spellStart"/>
      <w:r>
        <w:rPr>
          <w:i/>
          <w:color w:val="000000"/>
          <w:sz w:val="22"/>
          <w:szCs w:val="22"/>
        </w:rPr>
        <w:t>decision</w:t>
      </w:r>
      <w:proofErr w:type="spellEnd"/>
      <w:r>
        <w:rPr>
          <w:i/>
          <w:color w:val="000000"/>
          <w:sz w:val="22"/>
          <w:szCs w:val="22"/>
        </w:rPr>
        <w:t xml:space="preserve"> </w:t>
      </w:r>
      <w:proofErr w:type="spellStart"/>
      <w:r>
        <w:rPr>
          <w:i/>
          <w:color w:val="000000"/>
          <w:sz w:val="22"/>
          <w:szCs w:val="22"/>
        </w:rPr>
        <w:t>making</w:t>
      </w:r>
      <w:proofErr w:type="spellEnd"/>
      <w:r>
        <w:rPr>
          <w:color w:val="000000"/>
          <w:sz w:val="22"/>
          <w:szCs w:val="22"/>
        </w:rPr>
        <w:t xml:space="preserve">) permet d’améliorer la qualité de la prise en charge des patients atteints de cancer (17-22). À ce titre, il devient nécessaire de développer des outils et des interventions permettant de favoriser l’investissement des patients dans les prises de décisions qui concernent leurs parcours de soin (23). Des efforts spécifiques doivent être mis en œuvre afin d’aider toutes les personnes atteintes de cancer à prendre des décisions informées et congruentes avec leurs souhaits, quel que soit leur milieu socio-économique et social et leur niveau de </w:t>
      </w:r>
      <w:proofErr w:type="spellStart"/>
      <w:r>
        <w:rPr>
          <w:color w:val="000000"/>
          <w:sz w:val="22"/>
          <w:szCs w:val="22"/>
        </w:rPr>
        <w:t>littératie</w:t>
      </w:r>
      <w:proofErr w:type="spellEnd"/>
      <w:r>
        <w:rPr>
          <w:color w:val="000000"/>
          <w:sz w:val="22"/>
          <w:szCs w:val="22"/>
        </w:rPr>
        <w:t xml:space="preserve"> en santé. Dans une approche universaliste proportionnée, les interventions proposées doivent prendre en compte les disparités de santé liées aux conditions sociales d’existence des personnes (</w:t>
      </w:r>
      <w:proofErr w:type="spellStart"/>
      <w:r>
        <w:rPr>
          <w:color w:val="000000"/>
          <w:sz w:val="22"/>
          <w:szCs w:val="22"/>
        </w:rPr>
        <w:t>e.g</w:t>
      </w:r>
      <w:proofErr w:type="spellEnd"/>
      <w:r>
        <w:rPr>
          <w:color w:val="000000"/>
          <w:sz w:val="22"/>
          <w:szCs w:val="22"/>
        </w:rPr>
        <w:t>., qualité des échanges médecin-patient, connaissance et compréhension du système de soin et des options thérapeutiques disponibles, qualité de vie) et être adaptées au niveau d’inégalité. (24)</w:t>
      </w:r>
    </w:p>
    <w:p w14:paraId="000000C6" w14:textId="77777777" w:rsidR="001C4A6F" w:rsidRDefault="001C4A6F">
      <w:pPr>
        <w:pBdr>
          <w:top w:val="nil"/>
          <w:left w:val="nil"/>
          <w:bottom w:val="nil"/>
          <w:right w:val="nil"/>
          <w:between w:val="nil"/>
        </w:pBdr>
        <w:jc w:val="both"/>
        <w:rPr>
          <w:rFonts w:ascii="Calibri" w:eastAsia="Calibri" w:hAnsi="Calibri" w:cs="Calibri"/>
          <w:color w:val="000000"/>
          <w:sz w:val="22"/>
          <w:szCs w:val="22"/>
        </w:rPr>
      </w:pPr>
    </w:p>
    <w:p w14:paraId="000000C7" w14:textId="77777777" w:rsidR="001C4A6F" w:rsidRDefault="00C23C04">
      <w:pPr>
        <w:pBdr>
          <w:top w:val="nil"/>
          <w:left w:val="nil"/>
          <w:bottom w:val="nil"/>
          <w:right w:val="nil"/>
          <w:between w:val="nil"/>
        </w:pBdr>
        <w:jc w:val="both"/>
        <w:rPr>
          <w:rFonts w:ascii="Calibri" w:eastAsia="Calibri" w:hAnsi="Calibri" w:cs="Calibri"/>
          <w:color w:val="000000"/>
          <w:sz w:val="22"/>
          <w:szCs w:val="22"/>
        </w:rPr>
      </w:pPr>
      <w:r>
        <w:rPr>
          <w:color w:val="000000"/>
          <w:sz w:val="22"/>
          <w:szCs w:val="22"/>
        </w:rPr>
        <w:t>Les outils d’aide à la décision (</w:t>
      </w:r>
      <w:r>
        <w:rPr>
          <w:i/>
          <w:color w:val="000000"/>
          <w:sz w:val="22"/>
          <w:szCs w:val="22"/>
        </w:rPr>
        <w:t xml:space="preserve">patient </w:t>
      </w:r>
      <w:proofErr w:type="spellStart"/>
      <w:r>
        <w:rPr>
          <w:i/>
          <w:color w:val="000000"/>
          <w:sz w:val="22"/>
          <w:szCs w:val="22"/>
        </w:rPr>
        <w:t>decision</w:t>
      </w:r>
      <w:proofErr w:type="spellEnd"/>
      <w:r>
        <w:rPr>
          <w:i/>
          <w:color w:val="000000"/>
          <w:sz w:val="22"/>
          <w:szCs w:val="22"/>
        </w:rPr>
        <w:t xml:space="preserve"> </w:t>
      </w:r>
      <w:proofErr w:type="spellStart"/>
      <w:r>
        <w:rPr>
          <w:i/>
          <w:color w:val="000000"/>
          <w:sz w:val="22"/>
          <w:szCs w:val="22"/>
        </w:rPr>
        <w:t>aids</w:t>
      </w:r>
      <w:proofErr w:type="spellEnd"/>
      <w:r>
        <w:rPr>
          <w:color w:val="000000"/>
          <w:sz w:val="22"/>
          <w:szCs w:val="22"/>
        </w:rPr>
        <w:t>) favorisent la réduction de ces disparités de santé en fournissant des informations basées sur des preuves scientifiques (</w:t>
      </w:r>
      <w:proofErr w:type="spellStart"/>
      <w:r>
        <w:rPr>
          <w:i/>
          <w:color w:val="000000"/>
          <w:sz w:val="22"/>
          <w:szCs w:val="22"/>
        </w:rPr>
        <w:t>evidence-based</w:t>
      </w:r>
      <w:proofErr w:type="spellEnd"/>
      <w:r>
        <w:rPr>
          <w:i/>
          <w:color w:val="000000"/>
          <w:sz w:val="22"/>
          <w:szCs w:val="22"/>
        </w:rPr>
        <w:t xml:space="preserve"> information</w:t>
      </w:r>
      <w:r>
        <w:rPr>
          <w:color w:val="000000"/>
          <w:sz w:val="22"/>
          <w:szCs w:val="22"/>
        </w:rPr>
        <w:t>) concernant les avantages et inconvénients/risques inhérents aux options thérapeutiques/de prise en charge proposées aux patients. Ces outils permettent de favoriser une prise de décision informée et partagée (i.e., échanges patient-soignant) dans le cadre d’une approche centrée sur les patients afin que ceux-ci puissent prendre une décision plus éclairée et en lien avec leurs préférences propres (25, 26, 27, 28). Chez les patientes atteintes de cancer du sein, le recours à de tels outils peut permettre d’augmenter les connaissances associées aux options thérapeutiques, la satisfaction concernant le processus décisionnel, et de réduire le conflit décisionnel. Dans certains cas, il peut également permettre d’améliorer la qualité de vie (24). Toutefois, les « désavantages sociaux » auxquels certains patients font face peuvent agir comme des freins concernant leur participation à la prise de décision partagée et l’usage d’outils d’aide à la décision. Ces situations sociales constituent également des déterminants de santé associés à un risque accru de cancer, des variations dans les prises en charge médicale et des complications sanitaires (22). Dans ce cadre, l’élaboration d’outils d’aide à la décision plus clairs et concis, utilisés dans le cadre de l’entretien médical, permet de répondre au besoin de ces patients (29, 30, 31). Ce type d’outil d’aide à la décision permet d’améliorer les connaissances des patients, leur perception des risques, et leur participation à la prise de décisions concernant leur prise en charge. Dans certains cas, le recours à ces outils peut influencer le choix des patients et améliorer l’observance thérapeutique. Concernant la mise en place de ces outils, il a été montré que ceux-ci n’augmentent pas le temps de consultation médicale (24).</w:t>
      </w:r>
    </w:p>
    <w:p w14:paraId="000000C8" w14:textId="77777777" w:rsidR="001C4A6F" w:rsidRDefault="00C23C04">
      <w:pPr>
        <w:pBdr>
          <w:top w:val="nil"/>
          <w:left w:val="nil"/>
          <w:bottom w:val="nil"/>
          <w:right w:val="nil"/>
          <w:between w:val="nil"/>
        </w:pBdr>
        <w:jc w:val="both"/>
        <w:rPr>
          <w:color w:val="000000"/>
          <w:sz w:val="22"/>
          <w:szCs w:val="22"/>
        </w:rPr>
      </w:pPr>
      <w:r>
        <w:rPr>
          <w:color w:val="000000"/>
          <w:sz w:val="22"/>
          <w:szCs w:val="22"/>
        </w:rPr>
        <w:t>Les outils d’aide à la décision aident les personnes à s’impliquer dans les décisions de santé en rendant explicite la décision qui doit être prise, et en proposant une information « </w:t>
      </w:r>
      <w:proofErr w:type="spellStart"/>
      <w:r>
        <w:rPr>
          <w:i/>
          <w:color w:val="000000"/>
          <w:sz w:val="22"/>
          <w:szCs w:val="22"/>
        </w:rPr>
        <w:t>evidence-based</w:t>
      </w:r>
      <w:proofErr w:type="spellEnd"/>
      <w:r>
        <w:rPr>
          <w:color w:val="000000"/>
          <w:sz w:val="22"/>
          <w:szCs w:val="22"/>
        </w:rPr>
        <w:t xml:space="preserve"> » sur les bénéfices et risques des différentes options. Ils sont utilisés en consultation pour faciliter la révélation des préférences et permettent aux cliniciens d’adapter l’information aux besoins et caractéristiques des patients. Ils ont été utilisés avec succès, sans allonger la durée des consultations, et commencent à être déployés en routine, intégrés aux dossiers patients électroniques, avec un réel potentiel de surpassement des barrières à l’implémentation. </w:t>
      </w:r>
    </w:p>
    <w:p w14:paraId="000000C9"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Les outils d’aide à la décision pour le cancer du sein et les essais cliniques intègrent des images ainsi que du langage médical simplifié (suivant l’exemple des </w:t>
      </w:r>
      <w:r>
        <w:rPr>
          <w:i/>
          <w:color w:val="000000"/>
          <w:sz w:val="22"/>
          <w:szCs w:val="22"/>
        </w:rPr>
        <w:t xml:space="preserve">Picture Option </w:t>
      </w:r>
      <w:proofErr w:type="spellStart"/>
      <w:r>
        <w:rPr>
          <w:i/>
          <w:color w:val="000000"/>
          <w:sz w:val="22"/>
          <w:szCs w:val="22"/>
        </w:rPr>
        <w:t>Grid</w:t>
      </w:r>
      <w:proofErr w:type="spellEnd"/>
      <w:r>
        <w:rPr>
          <w:color w:val="000000"/>
          <w:sz w:val="22"/>
          <w:szCs w:val="22"/>
        </w:rPr>
        <w:t xml:space="preserve">) afin de </w:t>
      </w:r>
      <w:r>
        <w:rPr>
          <w:color w:val="000000"/>
          <w:sz w:val="22"/>
          <w:szCs w:val="22"/>
        </w:rPr>
        <w:lastRenderedPageBreak/>
        <w:t xml:space="preserve">promouvoir leur utilisation auprès de tous les patients, quel que soit leur niveau de </w:t>
      </w:r>
      <w:proofErr w:type="spellStart"/>
      <w:r>
        <w:rPr>
          <w:color w:val="000000"/>
          <w:sz w:val="22"/>
          <w:szCs w:val="22"/>
        </w:rPr>
        <w:t>littératie</w:t>
      </w:r>
      <w:proofErr w:type="spellEnd"/>
      <w:r>
        <w:rPr>
          <w:color w:val="000000"/>
          <w:sz w:val="22"/>
          <w:szCs w:val="22"/>
        </w:rPr>
        <w:t xml:space="preserve"> en santé. </w:t>
      </w:r>
    </w:p>
    <w:p w14:paraId="000000CA" w14:textId="77777777" w:rsidR="001C4A6F" w:rsidRDefault="001C4A6F">
      <w:pPr>
        <w:pBdr>
          <w:top w:val="nil"/>
          <w:left w:val="nil"/>
          <w:bottom w:val="nil"/>
          <w:right w:val="nil"/>
          <w:between w:val="nil"/>
        </w:pBdr>
        <w:rPr>
          <w:color w:val="000000"/>
          <w:sz w:val="22"/>
          <w:szCs w:val="22"/>
        </w:rPr>
      </w:pPr>
    </w:p>
    <w:p w14:paraId="000000CB" w14:textId="77777777" w:rsidR="001C4A6F" w:rsidRDefault="00C23C04">
      <w:pPr>
        <w:pBdr>
          <w:top w:val="nil"/>
          <w:left w:val="nil"/>
          <w:bottom w:val="nil"/>
          <w:right w:val="nil"/>
          <w:between w:val="nil"/>
        </w:pBdr>
        <w:jc w:val="both"/>
        <w:rPr>
          <w:color w:val="000000"/>
          <w:sz w:val="22"/>
          <w:szCs w:val="22"/>
        </w:rPr>
      </w:pPr>
      <w:r>
        <w:rPr>
          <w:color w:val="000000"/>
          <w:sz w:val="22"/>
          <w:szCs w:val="22"/>
        </w:rPr>
        <w:t>Notre programme de recherche s’élabore autour d’un objectif général d’élaboration et d’évaluation (mixte) d’outils d’aides à la décision (</w:t>
      </w:r>
      <w:proofErr w:type="spellStart"/>
      <w:r>
        <w:rPr>
          <w:i/>
          <w:color w:val="000000"/>
          <w:sz w:val="22"/>
          <w:szCs w:val="22"/>
        </w:rPr>
        <w:t>encounter</w:t>
      </w:r>
      <w:proofErr w:type="spellEnd"/>
      <w:r>
        <w:rPr>
          <w:i/>
          <w:color w:val="000000"/>
          <w:sz w:val="22"/>
          <w:szCs w:val="22"/>
        </w:rPr>
        <w:t xml:space="preserve"> </w:t>
      </w:r>
      <w:proofErr w:type="spellStart"/>
      <w:r>
        <w:rPr>
          <w:i/>
          <w:color w:val="000000"/>
          <w:sz w:val="22"/>
          <w:szCs w:val="22"/>
        </w:rPr>
        <w:t>decision</w:t>
      </w:r>
      <w:proofErr w:type="spellEnd"/>
      <w:r>
        <w:rPr>
          <w:i/>
          <w:color w:val="000000"/>
          <w:sz w:val="22"/>
          <w:szCs w:val="22"/>
        </w:rPr>
        <w:t xml:space="preserve"> </w:t>
      </w:r>
      <w:proofErr w:type="spellStart"/>
      <w:r>
        <w:rPr>
          <w:i/>
          <w:color w:val="000000"/>
          <w:sz w:val="22"/>
          <w:szCs w:val="22"/>
        </w:rPr>
        <w:t>aids</w:t>
      </w:r>
      <w:proofErr w:type="spellEnd"/>
      <w:r>
        <w:rPr>
          <w:color w:val="000000"/>
          <w:sz w:val="22"/>
          <w:szCs w:val="22"/>
        </w:rPr>
        <w:t xml:space="preserve">). Nous souhaitons également dans ce contexte aborder la question des inégalités en santé via la participation des usagers du système de santé à la prise de décision quel que soit leur niveau de compréhension des informations médicales (i.e., leur niveau de </w:t>
      </w:r>
      <w:proofErr w:type="spellStart"/>
      <w:r>
        <w:rPr>
          <w:color w:val="000000"/>
          <w:sz w:val="22"/>
          <w:szCs w:val="22"/>
        </w:rPr>
        <w:t>littératie</w:t>
      </w:r>
      <w:proofErr w:type="spellEnd"/>
      <w:r>
        <w:rPr>
          <w:color w:val="000000"/>
          <w:sz w:val="22"/>
          <w:szCs w:val="22"/>
        </w:rPr>
        <w:t xml:space="preserve"> en santé). Notre programme vise à étudier spécifiquement deux décisions avec au moins deux options médicalement acceptables : </w:t>
      </w:r>
    </w:p>
    <w:p w14:paraId="000000CC" w14:textId="77777777" w:rsidR="001C4A6F" w:rsidRDefault="00C23C04">
      <w:pPr>
        <w:pBdr>
          <w:top w:val="nil"/>
          <w:left w:val="nil"/>
          <w:bottom w:val="nil"/>
          <w:right w:val="nil"/>
          <w:between w:val="nil"/>
        </w:pBdr>
        <w:jc w:val="both"/>
        <w:rPr>
          <w:color w:val="000000"/>
          <w:sz w:val="22"/>
          <w:szCs w:val="22"/>
        </w:rPr>
      </w:pPr>
      <w:r>
        <w:rPr>
          <w:color w:val="000000"/>
          <w:sz w:val="22"/>
          <w:szCs w:val="22"/>
        </w:rPr>
        <w:t>-</w:t>
      </w:r>
      <w:r>
        <w:rPr>
          <w:color w:val="000000"/>
          <w:sz w:val="22"/>
          <w:szCs w:val="22"/>
        </w:rPr>
        <w:tab/>
        <w:t>Décision 1 : Radiothérapie conventionnelle, peropératoire ou abstention de radiothérapie ;</w:t>
      </w:r>
    </w:p>
    <w:p w14:paraId="000000CD" w14:textId="77777777" w:rsidR="001C4A6F" w:rsidRDefault="00C23C04">
      <w:pPr>
        <w:pBdr>
          <w:top w:val="nil"/>
          <w:left w:val="nil"/>
          <w:bottom w:val="nil"/>
          <w:right w:val="nil"/>
          <w:between w:val="nil"/>
        </w:pBdr>
        <w:jc w:val="both"/>
        <w:rPr>
          <w:color w:val="000000"/>
          <w:sz w:val="22"/>
          <w:szCs w:val="22"/>
        </w:rPr>
      </w:pPr>
      <w:r>
        <w:rPr>
          <w:color w:val="000000"/>
          <w:sz w:val="22"/>
          <w:szCs w:val="22"/>
        </w:rPr>
        <w:t>-</w:t>
      </w:r>
      <w:r>
        <w:rPr>
          <w:color w:val="000000"/>
          <w:sz w:val="22"/>
          <w:szCs w:val="22"/>
        </w:rPr>
        <w:tab/>
        <w:t>Décision 2 : Participation (ou non) à un essai clinique de phase précoce.</w:t>
      </w:r>
    </w:p>
    <w:p w14:paraId="000000CE" w14:textId="77777777" w:rsidR="001C4A6F" w:rsidRDefault="001C4A6F">
      <w:pPr>
        <w:pBdr>
          <w:top w:val="nil"/>
          <w:left w:val="nil"/>
          <w:bottom w:val="nil"/>
          <w:right w:val="nil"/>
          <w:between w:val="nil"/>
        </w:pBdr>
        <w:jc w:val="both"/>
        <w:rPr>
          <w:color w:val="000000"/>
          <w:sz w:val="22"/>
          <w:szCs w:val="22"/>
        </w:rPr>
      </w:pPr>
    </w:p>
    <w:p w14:paraId="000000CF" w14:textId="77777777" w:rsidR="001C4A6F" w:rsidRDefault="00C23C04">
      <w:pPr>
        <w:pBdr>
          <w:top w:val="nil"/>
          <w:left w:val="nil"/>
          <w:bottom w:val="nil"/>
          <w:right w:val="nil"/>
          <w:between w:val="nil"/>
        </w:pBdr>
        <w:jc w:val="both"/>
        <w:rPr>
          <w:color w:val="000000"/>
          <w:sz w:val="22"/>
          <w:szCs w:val="22"/>
        </w:rPr>
      </w:pPr>
      <w:r>
        <w:rPr>
          <w:color w:val="000000"/>
          <w:sz w:val="22"/>
          <w:szCs w:val="22"/>
        </w:rPr>
        <w:t>Dans un premier temps, les outils d’aide à la décision sont élaborés à partir de recherches empiriques menées auprès de personnes concernées (i.e., patientes, oncologues) (Décision 1), ou bien élaborés en collaboration avec un comité de pilotage dédié (Décision 2). Par la suite, les outils développés seront testés afin de vérifier leur utilisabilité, leur acceptabilité et la faisabilité auprès d’échantillons de convenance en faisant appel à des méthodes mixtes d’évaluation (entretiens qualitatifs et questionnaires). À la fin de cette phase, nous adapterons chaque outil en fonction des données collectées pendant les entretiens et issues des questionnaires, afin d’optimiser l’utilisabilité, l’acceptabilité et la faisabilité de chaque outil.</w:t>
      </w:r>
    </w:p>
    <w:p w14:paraId="000000D0" w14:textId="77777777" w:rsidR="001C4A6F" w:rsidRDefault="001C4A6F">
      <w:pPr>
        <w:pBdr>
          <w:top w:val="nil"/>
          <w:left w:val="nil"/>
          <w:bottom w:val="nil"/>
          <w:right w:val="nil"/>
          <w:between w:val="nil"/>
        </w:pBdr>
        <w:jc w:val="both"/>
        <w:rPr>
          <w:color w:val="000000"/>
          <w:sz w:val="22"/>
          <w:szCs w:val="22"/>
        </w:rPr>
      </w:pPr>
    </w:p>
    <w:p w14:paraId="000000D1" w14:textId="77777777" w:rsidR="001C4A6F" w:rsidRDefault="00C23C04">
      <w:pPr>
        <w:pBdr>
          <w:top w:val="nil"/>
          <w:left w:val="nil"/>
          <w:bottom w:val="nil"/>
          <w:right w:val="nil"/>
          <w:between w:val="nil"/>
        </w:pBdr>
        <w:jc w:val="both"/>
        <w:rPr>
          <w:b/>
          <w:color w:val="000000"/>
          <w:sz w:val="22"/>
          <w:szCs w:val="22"/>
        </w:rPr>
      </w:pPr>
      <w:r>
        <w:rPr>
          <w:b/>
          <w:color w:val="000000"/>
          <w:sz w:val="22"/>
          <w:szCs w:val="22"/>
        </w:rPr>
        <w:t xml:space="preserve">Outil d’aide à la </w:t>
      </w:r>
      <w:proofErr w:type="gramStart"/>
      <w:r>
        <w:rPr>
          <w:b/>
          <w:color w:val="000000"/>
          <w:sz w:val="22"/>
          <w:szCs w:val="22"/>
        </w:rPr>
        <w:t>décision  1</w:t>
      </w:r>
      <w:proofErr w:type="gramEnd"/>
    </w:p>
    <w:p w14:paraId="000000D2"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La décision étudiée dans cet Axe porte sur une innovation thérapeutique concernant le traitement par radiothérapie pour laquelle les cliniciens seront amenés à aider certaines patientes atteintes de cancer du sein de </w:t>
      </w:r>
      <w:r>
        <w:rPr>
          <w:sz w:val="22"/>
          <w:szCs w:val="22"/>
        </w:rPr>
        <w:t>60</w:t>
      </w:r>
      <w:r>
        <w:rPr>
          <w:color w:val="000000"/>
          <w:sz w:val="22"/>
          <w:szCs w:val="22"/>
        </w:rPr>
        <w:t xml:space="preserve"> ans et plus à décider entre soins standards et stratégie de « désescalade » thérapeutique. En effet, le recours à la radiothérapie peropératoire (et a fortiori l’abstention de radiothérapie), bien que ne modifiant pas le taux de survie globale pour les patientes âgées ayant un cancer du sein de bon pronostic, entraine un sur-risque en terme de récidive locale. Pour standardiser l’information fournie aux patientes, un nouvel outil d’aide à la décision est en cours de conception afin de détailler les options thérapeutiques possibles. La version initiale d’un outil d’aide à la décision (voir Annexe 1) a été élaborée à partir des résultats issus de focus groups et d’entretiens menés auprès de patientes et de médecins.</w:t>
      </w:r>
    </w:p>
    <w:p w14:paraId="000000D3" w14:textId="77777777" w:rsidR="001C4A6F" w:rsidRDefault="001C4A6F">
      <w:pPr>
        <w:pBdr>
          <w:top w:val="nil"/>
          <w:left w:val="nil"/>
          <w:bottom w:val="nil"/>
          <w:right w:val="nil"/>
          <w:between w:val="nil"/>
        </w:pBdr>
        <w:jc w:val="both"/>
        <w:rPr>
          <w:color w:val="000000"/>
          <w:sz w:val="22"/>
          <w:szCs w:val="22"/>
        </w:rPr>
      </w:pPr>
    </w:p>
    <w:p w14:paraId="000000D4" w14:textId="77777777" w:rsidR="001C4A6F" w:rsidRDefault="00C23C04">
      <w:pPr>
        <w:pBdr>
          <w:top w:val="nil"/>
          <w:left w:val="nil"/>
          <w:bottom w:val="nil"/>
          <w:right w:val="nil"/>
          <w:between w:val="nil"/>
        </w:pBdr>
        <w:jc w:val="both"/>
        <w:rPr>
          <w:b/>
          <w:color w:val="000000"/>
          <w:sz w:val="22"/>
          <w:szCs w:val="22"/>
        </w:rPr>
      </w:pPr>
      <w:r>
        <w:rPr>
          <w:b/>
          <w:color w:val="000000"/>
          <w:sz w:val="22"/>
          <w:szCs w:val="22"/>
        </w:rPr>
        <w:t>Outil d’aide à la décision 2</w:t>
      </w:r>
    </w:p>
    <w:p w14:paraId="000000D5"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Une étude préalable en population générale et des entretiens avec des soignants ont permis d’explorer la pertinence de développer un outil d’aide à la décision portant sur les essais cliniques. Les résultats de cette étude indiquent qu’une brève information sur les essais permet d’améliorer les attitudes et la participation hypothétique envers les essais et qu’un format tabulaire est bien accepté, même en insistant comparativement sur les risques et les contraintes supplémentaires liés à la participation à un essai. En collaboration avec les équipes cliniques concernées et après constitution d’un comité de pilotage impliquant trois membres du comité de patients de l’IPC, il a été décidé de concevoir un outil générique d’aide à l’information sur les essais précoces. La revue de la littérature et les réunions régulières d’un comité de pilotage ont permis d’obtenir un premier outil dont une version imagée a été produite d’emblée (voir Annexe 2). </w:t>
      </w:r>
    </w:p>
    <w:p w14:paraId="000000D6" w14:textId="77777777" w:rsidR="001C4A6F" w:rsidRDefault="001C4A6F">
      <w:pPr>
        <w:pBdr>
          <w:top w:val="nil"/>
          <w:left w:val="nil"/>
          <w:bottom w:val="nil"/>
          <w:right w:val="nil"/>
          <w:between w:val="nil"/>
        </w:pBdr>
        <w:jc w:val="both"/>
        <w:rPr>
          <w:color w:val="000000"/>
          <w:sz w:val="22"/>
          <w:szCs w:val="22"/>
        </w:rPr>
      </w:pPr>
    </w:p>
    <w:p w14:paraId="000000D7"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Cet outil fera l’objet des entretiens exploratoires en collaboration avec les services de l’IPC concernés auprès de patients (n=5), de médecins </w:t>
      </w:r>
      <w:proofErr w:type="spellStart"/>
      <w:r>
        <w:rPr>
          <w:color w:val="000000"/>
          <w:sz w:val="22"/>
          <w:szCs w:val="22"/>
        </w:rPr>
        <w:t>adresseurs</w:t>
      </w:r>
      <w:proofErr w:type="spellEnd"/>
      <w:r>
        <w:rPr>
          <w:color w:val="000000"/>
          <w:sz w:val="22"/>
          <w:szCs w:val="22"/>
        </w:rPr>
        <w:t xml:space="preserve"> (n=5) et de médecins investigateurs (n=5) afin d’explorer la pertinence et utilisabilité de l’outil (</w:t>
      </w:r>
      <w:proofErr w:type="spellStart"/>
      <w:r>
        <w:rPr>
          <w:color w:val="000000"/>
          <w:sz w:val="22"/>
          <w:szCs w:val="22"/>
        </w:rPr>
        <w:t>e.g</w:t>
      </w:r>
      <w:proofErr w:type="spellEnd"/>
      <w:r>
        <w:rPr>
          <w:color w:val="000000"/>
          <w:sz w:val="22"/>
          <w:szCs w:val="22"/>
        </w:rPr>
        <w:t xml:space="preserve">., complétude, formulations, images). En parallèle aux entretiens approfondis, ces éléments seront également explorés quantitativement par questionnaire auprès d’un échantillon plus large de volontaires ayant été atteints </w:t>
      </w:r>
      <w:proofErr w:type="gramStart"/>
      <w:r>
        <w:rPr>
          <w:color w:val="000000"/>
          <w:sz w:val="22"/>
          <w:szCs w:val="22"/>
        </w:rPr>
        <w:t>d’un cancer recrutés</w:t>
      </w:r>
      <w:proofErr w:type="gramEnd"/>
      <w:r>
        <w:rPr>
          <w:color w:val="000000"/>
          <w:sz w:val="22"/>
          <w:szCs w:val="22"/>
        </w:rPr>
        <w:t xml:space="preserve"> via le réseau </w:t>
      </w:r>
      <w:proofErr w:type="spellStart"/>
      <w:r>
        <w:rPr>
          <w:color w:val="000000"/>
          <w:sz w:val="22"/>
          <w:szCs w:val="22"/>
        </w:rPr>
        <w:t>Seintinelles</w:t>
      </w:r>
      <w:proofErr w:type="spellEnd"/>
      <w:r>
        <w:rPr>
          <w:color w:val="000000"/>
          <w:sz w:val="22"/>
          <w:szCs w:val="22"/>
        </w:rPr>
        <w:t xml:space="preserve"> (n = 200). Tous les participants volontaires pourront répondre à ce questionnaire sans limitation d’âge ou de localisation puisque cette question n’est pas réservée aux patientes âgées atteintes de cancer du sein. </w:t>
      </w:r>
    </w:p>
    <w:p w14:paraId="000000D8" w14:textId="77777777" w:rsidR="001C4A6F" w:rsidRDefault="00C23C04">
      <w:pPr>
        <w:pBdr>
          <w:top w:val="nil"/>
          <w:left w:val="nil"/>
          <w:bottom w:val="nil"/>
          <w:right w:val="nil"/>
          <w:between w:val="nil"/>
        </w:pBdr>
        <w:jc w:val="both"/>
        <w:rPr>
          <w:color w:val="000000"/>
          <w:sz w:val="22"/>
          <w:szCs w:val="22"/>
        </w:rPr>
      </w:pPr>
      <w:r>
        <w:rPr>
          <w:color w:val="000000"/>
          <w:sz w:val="22"/>
          <w:szCs w:val="22"/>
        </w:rPr>
        <w:lastRenderedPageBreak/>
        <w:t>Les résultats nous permettront de statuer sur la pertinence de l’implémentation d’un tel outil dans le cadre de la pratique clinique.</w:t>
      </w:r>
    </w:p>
    <w:p w14:paraId="000000D9" w14:textId="77777777" w:rsidR="001C4A6F" w:rsidRDefault="00C23C04">
      <w:pPr>
        <w:pStyle w:val="Titre2"/>
        <w:ind w:firstLine="567"/>
        <w:jc w:val="both"/>
        <w:rPr>
          <w:rFonts w:ascii="Arial" w:eastAsia="Arial" w:hAnsi="Arial" w:cs="Arial"/>
        </w:rPr>
      </w:pPr>
      <w:bookmarkStart w:id="7" w:name="_heading=h.1t3h5sf" w:colFirst="0" w:colLast="0"/>
      <w:bookmarkEnd w:id="7"/>
      <w:r>
        <w:rPr>
          <w:rFonts w:ascii="Arial" w:eastAsia="Arial" w:hAnsi="Arial" w:cs="Arial"/>
        </w:rPr>
        <w:t>2.2 Bénéfices et risques prévisibles</w:t>
      </w:r>
    </w:p>
    <w:p w14:paraId="000000DA" w14:textId="77777777" w:rsidR="001C4A6F" w:rsidRDefault="001C4A6F">
      <w:pPr>
        <w:pBdr>
          <w:top w:val="nil"/>
          <w:left w:val="nil"/>
          <w:bottom w:val="nil"/>
          <w:right w:val="nil"/>
          <w:between w:val="nil"/>
        </w:pBdr>
        <w:rPr>
          <w:color w:val="000000"/>
        </w:rPr>
      </w:pPr>
    </w:p>
    <w:p w14:paraId="000000DB" w14:textId="77777777" w:rsidR="001C4A6F" w:rsidRDefault="00C23C04">
      <w:pPr>
        <w:pBdr>
          <w:top w:val="nil"/>
          <w:left w:val="nil"/>
          <w:bottom w:val="nil"/>
          <w:right w:val="nil"/>
          <w:between w:val="nil"/>
        </w:pBdr>
        <w:jc w:val="both"/>
        <w:rPr>
          <w:color w:val="000000"/>
          <w:sz w:val="22"/>
          <w:szCs w:val="22"/>
        </w:rPr>
      </w:pPr>
      <w:r>
        <w:rPr>
          <w:b/>
          <w:color w:val="000000"/>
          <w:sz w:val="22"/>
          <w:szCs w:val="22"/>
        </w:rPr>
        <w:t xml:space="preserve">Bénéfices : </w:t>
      </w:r>
      <w:r>
        <w:rPr>
          <w:color w:val="000000"/>
          <w:sz w:val="22"/>
          <w:szCs w:val="22"/>
        </w:rPr>
        <w:t xml:space="preserve">Dans cette recherche il n’y a pas un bénéfice direct pour les participants, mais les résultats permettront de proposer des recommandations afin d’implémenter en cancérologie de brefs outils d’aide à la décision utilisables pendant les consultations. </w:t>
      </w:r>
    </w:p>
    <w:p w14:paraId="000000DC" w14:textId="77777777" w:rsidR="001C4A6F" w:rsidRDefault="001C4A6F">
      <w:pPr>
        <w:pBdr>
          <w:top w:val="nil"/>
          <w:left w:val="nil"/>
          <w:bottom w:val="nil"/>
          <w:right w:val="nil"/>
          <w:between w:val="nil"/>
        </w:pBdr>
        <w:jc w:val="both"/>
        <w:rPr>
          <w:color w:val="000000"/>
          <w:sz w:val="22"/>
          <w:szCs w:val="22"/>
        </w:rPr>
      </w:pPr>
    </w:p>
    <w:p w14:paraId="000000DD" w14:textId="77777777" w:rsidR="001C4A6F" w:rsidRDefault="00C23C04">
      <w:pPr>
        <w:pBdr>
          <w:top w:val="nil"/>
          <w:left w:val="nil"/>
          <w:bottom w:val="nil"/>
          <w:right w:val="nil"/>
          <w:between w:val="nil"/>
        </w:pBdr>
        <w:jc w:val="both"/>
        <w:rPr>
          <w:color w:val="000000"/>
          <w:sz w:val="22"/>
          <w:szCs w:val="22"/>
        </w:rPr>
      </w:pPr>
      <w:r>
        <w:rPr>
          <w:b/>
          <w:color w:val="000000"/>
          <w:sz w:val="22"/>
          <w:szCs w:val="22"/>
        </w:rPr>
        <w:t>Risques :</w:t>
      </w:r>
      <w:r>
        <w:rPr>
          <w:color w:val="000000"/>
          <w:sz w:val="22"/>
          <w:szCs w:val="22"/>
        </w:rPr>
        <w:t xml:space="preserve"> Aucun risque psychologique n’est connu à ce jour.</w:t>
      </w:r>
    </w:p>
    <w:p w14:paraId="000000DE" w14:textId="77777777" w:rsidR="001C4A6F" w:rsidRDefault="001C4A6F">
      <w:pPr>
        <w:pBdr>
          <w:top w:val="nil"/>
          <w:left w:val="nil"/>
          <w:bottom w:val="nil"/>
          <w:right w:val="nil"/>
          <w:between w:val="nil"/>
        </w:pBdr>
        <w:jc w:val="both"/>
        <w:rPr>
          <w:color w:val="000000"/>
          <w:sz w:val="22"/>
          <w:szCs w:val="22"/>
        </w:rPr>
      </w:pPr>
    </w:p>
    <w:p w14:paraId="000000DF" w14:textId="77777777" w:rsidR="001C4A6F" w:rsidRDefault="001C4A6F">
      <w:pPr>
        <w:pBdr>
          <w:top w:val="nil"/>
          <w:left w:val="nil"/>
          <w:bottom w:val="nil"/>
          <w:right w:val="nil"/>
          <w:between w:val="nil"/>
        </w:pBdr>
        <w:jc w:val="both"/>
        <w:rPr>
          <w:color w:val="000000"/>
          <w:sz w:val="22"/>
          <w:szCs w:val="22"/>
        </w:rPr>
      </w:pPr>
    </w:p>
    <w:p w14:paraId="000000E0" w14:textId="77777777" w:rsidR="001C4A6F" w:rsidRDefault="00C23C04">
      <w:pPr>
        <w:pStyle w:val="Titre1"/>
        <w:rPr>
          <w:rFonts w:ascii="Arial" w:eastAsia="Arial" w:hAnsi="Arial" w:cs="Arial"/>
          <w:smallCaps/>
        </w:rPr>
      </w:pPr>
      <w:bookmarkStart w:id="8" w:name="_heading=h.4d34og8" w:colFirst="0" w:colLast="0"/>
      <w:bookmarkEnd w:id="8"/>
      <w:r>
        <w:rPr>
          <w:rFonts w:ascii="Arial" w:eastAsia="Arial" w:hAnsi="Arial" w:cs="Arial"/>
          <w:smallCaps/>
        </w:rPr>
        <w:t>3. OBJECTIFS DE LA RECHERCHE</w:t>
      </w:r>
    </w:p>
    <w:p w14:paraId="000000E1" w14:textId="77777777" w:rsidR="001C4A6F" w:rsidRDefault="001C4A6F">
      <w:pPr>
        <w:pBdr>
          <w:top w:val="nil"/>
          <w:left w:val="nil"/>
          <w:bottom w:val="nil"/>
          <w:right w:val="nil"/>
          <w:between w:val="nil"/>
        </w:pBdr>
        <w:rPr>
          <w:b/>
          <w:smallCaps/>
          <w:color w:val="000000"/>
          <w:sz w:val="22"/>
          <w:szCs w:val="22"/>
        </w:rPr>
      </w:pPr>
    </w:p>
    <w:p w14:paraId="000000E2" w14:textId="77777777" w:rsidR="001C4A6F" w:rsidRDefault="00C23C04">
      <w:pPr>
        <w:pStyle w:val="Titre2"/>
        <w:ind w:firstLine="567"/>
        <w:jc w:val="both"/>
        <w:rPr>
          <w:rFonts w:ascii="Arial" w:eastAsia="Arial" w:hAnsi="Arial" w:cs="Arial"/>
        </w:rPr>
      </w:pPr>
      <w:bookmarkStart w:id="9" w:name="_heading=h.2s8eyo1" w:colFirst="0" w:colLast="0"/>
      <w:bookmarkEnd w:id="9"/>
      <w:r>
        <w:rPr>
          <w:rFonts w:ascii="Arial" w:eastAsia="Arial" w:hAnsi="Arial" w:cs="Arial"/>
        </w:rPr>
        <w:t>3.1 Objectif principal</w:t>
      </w:r>
    </w:p>
    <w:p w14:paraId="3A4DB208" w14:textId="06E54A84" w:rsidR="00B42248" w:rsidRDefault="00C23C04" w:rsidP="00B42248">
      <w:pPr>
        <w:numPr>
          <w:ilvl w:val="0"/>
          <w:numId w:val="3"/>
        </w:numPr>
        <w:pBdr>
          <w:top w:val="nil"/>
          <w:left w:val="nil"/>
          <w:bottom w:val="nil"/>
          <w:right w:val="nil"/>
          <w:between w:val="nil"/>
        </w:pBdr>
        <w:jc w:val="both"/>
        <w:rPr>
          <w:moveTo w:id="10" w:author="Fátima Gauna" w:date="2020-07-22T14:44:00Z"/>
          <w:color w:val="000000"/>
          <w:sz w:val="22"/>
          <w:szCs w:val="22"/>
        </w:rPr>
      </w:pPr>
      <w:r>
        <w:rPr>
          <w:color w:val="000000"/>
          <w:sz w:val="22"/>
          <w:szCs w:val="22"/>
        </w:rPr>
        <w:t>Evaluation de la  pertinence de deux outils d’aides à la décision</w:t>
      </w:r>
      <w:ins w:id="11" w:author="Fátima Gauna" w:date="2020-07-22T14:45:00Z">
        <w:r w:rsidR="00B42248">
          <w:rPr>
            <w:color w:val="000000"/>
            <w:sz w:val="22"/>
            <w:szCs w:val="22"/>
          </w:rPr>
          <w:t xml:space="preserve"> afin d’optimiser leur </w:t>
        </w:r>
      </w:ins>
      <w:moveToRangeStart w:id="12" w:author="Fátima Gauna" w:date="2020-07-22T14:44:00Z" w:name="move46321500"/>
      <w:moveTo w:id="13" w:author="Fátima Gauna" w:date="2020-07-22T14:44:00Z">
        <w:del w:id="14" w:author="Fátima Gauna" w:date="2020-07-22T14:44:00Z">
          <w:r w:rsidR="00B42248" w:rsidDel="00B42248">
            <w:rPr>
              <w:color w:val="000000"/>
              <w:sz w:val="22"/>
              <w:szCs w:val="22"/>
            </w:rPr>
            <w:delText>Optimisation</w:delText>
          </w:r>
        </w:del>
        <w:del w:id="15" w:author="Fátima Gauna" w:date="2020-07-22T14:45:00Z">
          <w:r w:rsidR="00B42248" w:rsidDel="00B42248">
            <w:rPr>
              <w:color w:val="000000"/>
              <w:sz w:val="22"/>
              <w:szCs w:val="22"/>
            </w:rPr>
            <w:delText xml:space="preserve"> de l’</w:delText>
          </w:r>
        </w:del>
        <w:r w:rsidR="00B42248">
          <w:rPr>
            <w:color w:val="000000"/>
            <w:sz w:val="22"/>
            <w:szCs w:val="22"/>
          </w:rPr>
          <w:t xml:space="preserve">utilisabilité, l’acceptabilité et la faisabilité </w:t>
        </w:r>
        <w:del w:id="16" w:author="Fátima Gauna" w:date="2020-07-22T14:45:00Z">
          <w:r w:rsidR="00B42248" w:rsidDel="00B42248">
            <w:rPr>
              <w:color w:val="000000"/>
              <w:sz w:val="22"/>
              <w:szCs w:val="22"/>
            </w:rPr>
            <w:delText xml:space="preserve">de chaque outil </w:delText>
          </w:r>
        </w:del>
      </w:moveTo>
    </w:p>
    <w:moveToRangeEnd w:id="12"/>
    <w:p w14:paraId="000000E3" w14:textId="6E7BF204" w:rsidR="001C4A6F" w:rsidRDefault="00C23C04">
      <w:pPr>
        <w:pBdr>
          <w:top w:val="nil"/>
          <w:left w:val="nil"/>
          <w:bottom w:val="nil"/>
          <w:right w:val="nil"/>
          <w:between w:val="nil"/>
        </w:pBdr>
        <w:rPr>
          <w:color w:val="000000"/>
          <w:sz w:val="22"/>
          <w:szCs w:val="22"/>
        </w:rPr>
      </w:pPr>
      <w:r>
        <w:rPr>
          <w:color w:val="000000"/>
          <w:sz w:val="22"/>
          <w:szCs w:val="22"/>
        </w:rPr>
        <w:t> :</w:t>
      </w:r>
    </w:p>
    <w:p w14:paraId="000000E4" w14:textId="77777777" w:rsidR="001C4A6F" w:rsidRDefault="00C23C04">
      <w:pPr>
        <w:numPr>
          <w:ilvl w:val="0"/>
          <w:numId w:val="13"/>
        </w:numPr>
        <w:pBdr>
          <w:top w:val="nil"/>
          <w:left w:val="nil"/>
          <w:bottom w:val="nil"/>
          <w:right w:val="nil"/>
          <w:between w:val="nil"/>
        </w:pBdr>
        <w:rPr>
          <w:color w:val="000000"/>
          <w:sz w:val="22"/>
          <w:szCs w:val="22"/>
        </w:rPr>
      </w:pPr>
      <w:r>
        <w:rPr>
          <w:color w:val="000000"/>
          <w:sz w:val="22"/>
          <w:szCs w:val="22"/>
        </w:rPr>
        <w:t>Outil de décision 1 : Radiothérapie conventionnelle, peropératoire ou abstention de radiothérapie (annexe 1)</w:t>
      </w:r>
    </w:p>
    <w:p w14:paraId="000000E5" w14:textId="77777777" w:rsidR="001C4A6F" w:rsidRDefault="00C23C04">
      <w:pPr>
        <w:numPr>
          <w:ilvl w:val="0"/>
          <w:numId w:val="14"/>
        </w:numPr>
        <w:pBdr>
          <w:top w:val="nil"/>
          <w:left w:val="nil"/>
          <w:bottom w:val="nil"/>
          <w:right w:val="nil"/>
          <w:between w:val="nil"/>
        </w:pBdr>
        <w:rPr>
          <w:color w:val="000000"/>
          <w:sz w:val="22"/>
          <w:szCs w:val="22"/>
        </w:rPr>
      </w:pPr>
      <w:r>
        <w:rPr>
          <w:color w:val="000000"/>
          <w:sz w:val="22"/>
          <w:szCs w:val="22"/>
        </w:rPr>
        <w:t>Outil de décision 2 : Participation (ou non) à un essai clinique de phase précoce (annexe 2)</w:t>
      </w:r>
    </w:p>
    <w:p w14:paraId="000000E6" w14:textId="77777777" w:rsidR="001C4A6F" w:rsidRDefault="00C23C04">
      <w:pPr>
        <w:pStyle w:val="Titre2"/>
        <w:ind w:firstLine="567"/>
        <w:jc w:val="both"/>
        <w:rPr>
          <w:rFonts w:ascii="Arial" w:eastAsia="Arial" w:hAnsi="Arial" w:cs="Arial"/>
        </w:rPr>
      </w:pPr>
      <w:bookmarkStart w:id="17" w:name="_heading=h.17dp8vu" w:colFirst="0" w:colLast="0"/>
      <w:bookmarkEnd w:id="17"/>
      <w:r>
        <w:rPr>
          <w:rFonts w:ascii="Arial" w:eastAsia="Arial" w:hAnsi="Arial" w:cs="Arial"/>
        </w:rPr>
        <w:t xml:space="preserve">3.2 </w:t>
      </w:r>
      <w:sdt>
        <w:sdtPr>
          <w:tag w:val="goog_rdk_0"/>
          <w:id w:val="-2030327995"/>
        </w:sdtPr>
        <w:sdtContent/>
      </w:sdt>
      <w:r>
        <w:rPr>
          <w:rFonts w:ascii="Arial" w:eastAsia="Arial" w:hAnsi="Arial" w:cs="Arial"/>
        </w:rPr>
        <w:t>Objectifs secondaires</w:t>
      </w:r>
      <w:bookmarkStart w:id="18" w:name="_GoBack"/>
      <w:bookmarkEnd w:id="18"/>
    </w:p>
    <w:p w14:paraId="000000E7" w14:textId="40FA031C" w:rsidR="001C4A6F" w:rsidRDefault="001C4A6F">
      <w:pPr>
        <w:pBdr>
          <w:top w:val="nil"/>
          <w:left w:val="nil"/>
          <w:bottom w:val="nil"/>
          <w:right w:val="nil"/>
          <w:between w:val="nil"/>
        </w:pBdr>
        <w:jc w:val="both"/>
        <w:rPr>
          <w:color w:val="000000"/>
          <w:sz w:val="22"/>
          <w:szCs w:val="22"/>
        </w:rPr>
      </w:pPr>
    </w:p>
    <w:p w14:paraId="000000E8" w14:textId="450FB3D3" w:rsidR="001C4A6F" w:rsidDel="00B42248" w:rsidRDefault="00C23C04">
      <w:pPr>
        <w:numPr>
          <w:ilvl w:val="0"/>
          <w:numId w:val="3"/>
        </w:numPr>
        <w:pBdr>
          <w:top w:val="nil"/>
          <w:left w:val="nil"/>
          <w:bottom w:val="nil"/>
          <w:right w:val="nil"/>
          <w:between w:val="nil"/>
        </w:pBdr>
        <w:jc w:val="both"/>
        <w:rPr>
          <w:moveFrom w:id="19" w:author="Fátima Gauna" w:date="2020-07-22T14:44:00Z"/>
          <w:color w:val="000000"/>
          <w:sz w:val="22"/>
          <w:szCs w:val="22"/>
        </w:rPr>
      </w:pPr>
      <w:moveFromRangeStart w:id="20" w:author="Fátima Gauna" w:date="2020-07-22T14:44:00Z" w:name="move46321500"/>
      <w:moveFrom w:id="21" w:author="Fátima Gauna" w:date="2020-07-22T14:44:00Z">
        <w:ins w:id="22" w:author="Clémence CASANOVA" w:date="2020-07-20T11:50:00Z">
          <w:r w:rsidDel="00B42248">
            <w:rPr>
              <w:color w:val="000000"/>
              <w:sz w:val="22"/>
              <w:szCs w:val="22"/>
            </w:rPr>
            <w:t>O</w:t>
          </w:r>
        </w:ins>
        <w:r w:rsidDel="00B42248">
          <w:rPr>
            <w:color w:val="000000"/>
            <w:sz w:val="22"/>
            <w:szCs w:val="22"/>
          </w:rPr>
          <w:t>ptimis</w:t>
        </w:r>
        <w:ins w:id="23" w:author="Clémence CASANOVA" w:date="2020-07-20T11:50:00Z">
          <w:r w:rsidDel="00B42248">
            <w:rPr>
              <w:color w:val="000000"/>
              <w:sz w:val="22"/>
              <w:szCs w:val="22"/>
            </w:rPr>
            <w:t>ation de</w:t>
          </w:r>
        </w:ins>
        <w:r w:rsidDel="00B42248">
          <w:rPr>
            <w:color w:val="000000"/>
            <w:sz w:val="22"/>
            <w:szCs w:val="22"/>
          </w:rPr>
          <w:t xml:space="preserve"> l’utilisabilité, l’acceptabilité et la faisabilité de chaque outil </w:t>
        </w:r>
      </w:moveFrom>
    </w:p>
    <w:moveFromRangeEnd w:id="20"/>
    <w:p w14:paraId="000000E9" w14:textId="58FAD29C" w:rsidR="001C4A6F" w:rsidRDefault="00C23C04">
      <w:pPr>
        <w:numPr>
          <w:ilvl w:val="0"/>
          <w:numId w:val="3"/>
        </w:numPr>
        <w:pBdr>
          <w:top w:val="nil"/>
          <w:left w:val="nil"/>
          <w:bottom w:val="nil"/>
          <w:right w:val="nil"/>
          <w:between w:val="nil"/>
        </w:pBdr>
        <w:jc w:val="both"/>
        <w:rPr>
          <w:color w:val="000000"/>
          <w:sz w:val="22"/>
          <w:szCs w:val="22"/>
        </w:rPr>
      </w:pPr>
      <w:ins w:id="24" w:author="Clémence CASANOVA" w:date="2020-07-20T11:51:00Z">
        <w:r>
          <w:rPr>
            <w:color w:val="000000"/>
            <w:sz w:val="22"/>
            <w:szCs w:val="22"/>
          </w:rPr>
          <w:t>Description</w:t>
        </w:r>
      </w:ins>
      <w:r>
        <w:rPr>
          <w:color w:val="000000"/>
          <w:sz w:val="22"/>
          <w:szCs w:val="22"/>
        </w:rPr>
        <w:t xml:space="preserve"> </w:t>
      </w:r>
      <w:ins w:id="25" w:author="Clémence CASANOVA" w:date="2020-07-20T11:51:00Z">
        <w:r>
          <w:rPr>
            <w:color w:val="000000"/>
            <w:sz w:val="22"/>
            <w:szCs w:val="22"/>
          </w:rPr>
          <w:t>d</w:t>
        </w:r>
      </w:ins>
      <w:r>
        <w:rPr>
          <w:color w:val="000000"/>
          <w:sz w:val="22"/>
          <w:szCs w:val="22"/>
        </w:rPr>
        <w:t xml:space="preserve">es attitudes des patients et des professionnels de santé envers </w:t>
      </w:r>
      <w:ins w:id="26" w:author="Clémence CASANOVA" w:date="2020-07-20T11:51:00Z">
        <w:r>
          <w:rPr>
            <w:color w:val="000000"/>
            <w:sz w:val="22"/>
            <w:szCs w:val="22"/>
          </w:rPr>
          <w:t>l’outil 2</w:t>
        </w:r>
      </w:ins>
    </w:p>
    <w:p w14:paraId="000000EA" w14:textId="380A0F36" w:rsidR="001C4A6F" w:rsidRDefault="00C23C04">
      <w:pPr>
        <w:numPr>
          <w:ilvl w:val="0"/>
          <w:numId w:val="3"/>
        </w:numPr>
        <w:pBdr>
          <w:top w:val="nil"/>
          <w:left w:val="nil"/>
          <w:bottom w:val="nil"/>
          <w:right w:val="nil"/>
          <w:between w:val="nil"/>
        </w:pBdr>
        <w:jc w:val="both"/>
        <w:rPr>
          <w:color w:val="000000"/>
          <w:sz w:val="22"/>
          <w:szCs w:val="22"/>
        </w:rPr>
      </w:pPr>
      <w:ins w:id="27" w:author="Clémence CASANOVA" w:date="2020-07-20T11:51:00Z">
        <w:r>
          <w:rPr>
            <w:color w:val="000000"/>
            <w:sz w:val="22"/>
            <w:szCs w:val="22"/>
          </w:rPr>
          <w:t>Exploration d</w:t>
        </w:r>
      </w:ins>
      <w:r>
        <w:rPr>
          <w:color w:val="000000"/>
          <w:sz w:val="22"/>
          <w:szCs w:val="22"/>
        </w:rPr>
        <w:t xml:space="preserve">es </w:t>
      </w:r>
      <w:ins w:id="28" w:author="Fátima Gauna" w:date="2020-07-22T14:46:00Z">
        <w:r w:rsidR="00B42248">
          <w:rPr>
            <w:color w:val="000000"/>
            <w:sz w:val="22"/>
            <w:szCs w:val="22"/>
          </w:rPr>
          <w:t>leviers et de  freins</w:t>
        </w:r>
      </w:ins>
      <w:del w:id="29" w:author="Fátima Gauna" w:date="2020-07-22T14:46:00Z">
        <w:r w:rsidDel="00B42248">
          <w:rPr>
            <w:color w:val="000000"/>
            <w:sz w:val="22"/>
            <w:szCs w:val="22"/>
          </w:rPr>
          <w:delText>barrières</w:delText>
        </w:r>
      </w:del>
      <w:r>
        <w:rPr>
          <w:color w:val="000000"/>
          <w:sz w:val="22"/>
          <w:szCs w:val="22"/>
        </w:rPr>
        <w:t xml:space="preserve"> éventuel</w:t>
      </w:r>
      <w:del w:id="30" w:author="Fátima Gauna" w:date="2020-07-22T14:46:00Z">
        <w:r w:rsidDel="00B42248">
          <w:rPr>
            <w:color w:val="000000"/>
            <w:sz w:val="22"/>
            <w:szCs w:val="22"/>
          </w:rPr>
          <w:delText>le</w:delText>
        </w:r>
      </w:del>
      <w:r>
        <w:rPr>
          <w:color w:val="000000"/>
          <w:sz w:val="22"/>
          <w:szCs w:val="22"/>
        </w:rPr>
        <w:t>s à leur utilisation de façon idéalement systématique</w:t>
      </w:r>
    </w:p>
    <w:p w14:paraId="000000EB" w14:textId="1AFF9B34" w:rsidR="001C4A6F" w:rsidRDefault="00C23C04">
      <w:pPr>
        <w:numPr>
          <w:ilvl w:val="0"/>
          <w:numId w:val="3"/>
        </w:numPr>
        <w:pBdr>
          <w:top w:val="nil"/>
          <w:left w:val="nil"/>
          <w:bottom w:val="nil"/>
          <w:right w:val="nil"/>
          <w:between w:val="nil"/>
        </w:pBdr>
        <w:jc w:val="both"/>
        <w:rPr>
          <w:color w:val="000000"/>
          <w:sz w:val="22"/>
          <w:szCs w:val="22"/>
        </w:rPr>
      </w:pPr>
      <w:ins w:id="31" w:author="Clémence CASANOVA" w:date="2020-07-20T11:52:00Z">
        <w:r>
          <w:rPr>
            <w:color w:val="000000"/>
            <w:sz w:val="22"/>
            <w:szCs w:val="22"/>
          </w:rPr>
          <w:t xml:space="preserve">Information </w:t>
        </w:r>
      </w:ins>
      <w:r>
        <w:rPr>
          <w:color w:val="000000"/>
          <w:sz w:val="22"/>
          <w:szCs w:val="22"/>
        </w:rPr>
        <w:t xml:space="preserve">sur l’intérêt envers la démarche et les préférences de présentation selon différents niveaux de </w:t>
      </w:r>
      <w:proofErr w:type="spellStart"/>
      <w:r>
        <w:rPr>
          <w:color w:val="000000"/>
          <w:sz w:val="22"/>
          <w:szCs w:val="22"/>
        </w:rPr>
        <w:t>littératie</w:t>
      </w:r>
      <w:proofErr w:type="spellEnd"/>
      <w:r>
        <w:rPr>
          <w:color w:val="000000"/>
          <w:sz w:val="22"/>
          <w:szCs w:val="22"/>
        </w:rPr>
        <w:t xml:space="preserve"> en santé</w:t>
      </w:r>
    </w:p>
    <w:p w14:paraId="000000EC" w14:textId="77777777" w:rsidR="001C4A6F" w:rsidRDefault="001C4A6F">
      <w:pPr>
        <w:pBdr>
          <w:top w:val="nil"/>
          <w:left w:val="nil"/>
          <w:bottom w:val="nil"/>
          <w:right w:val="nil"/>
          <w:between w:val="nil"/>
        </w:pBdr>
        <w:rPr>
          <w:color w:val="000000"/>
          <w:sz w:val="22"/>
          <w:szCs w:val="22"/>
        </w:rPr>
      </w:pPr>
    </w:p>
    <w:p w14:paraId="000000ED" w14:textId="77777777" w:rsidR="001C4A6F" w:rsidRDefault="001C4A6F">
      <w:pPr>
        <w:pBdr>
          <w:top w:val="nil"/>
          <w:left w:val="nil"/>
          <w:bottom w:val="nil"/>
          <w:right w:val="nil"/>
          <w:between w:val="nil"/>
        </w:pBdr>
        <w:rPr>
          <w:color w:val="000000"/>
          <w:sz w:val="22"/>
          <w:szCs w:val="22"/>
        </w:rPr>
      </w:pPr>
    </w:p>
    <w:p w14:paraId="000000EE" w14:textId="77777777" w:rsidR="001C4A6F" w:rsidRDefault="00C23C04">
      <w:pPr>
        <w:pStyle w:val="Titre1"/>
        <w:rPr>
          <w:rFonts w:ascii="Arial" w:eastAsia="Arial" w:hAnsi="Arial" w:cs="Arial"/>
          <w:smallCaps/>
        </w:rPr>
      </w:pPr>
      <w:bookmarkStart w:id="32" w:name="_heading=h.3rdcrjn" w:colFirst="0" w:colLast="0"/>
      <w:bookmarkEnd w:id="32"/>
      <w:r>
        <w:rPr>
          <w:rFonts w:ascii="Arial" w:eastAsia="Arial" w:hAnsi="Arial" w:cs="Arial"/>
          <w:smallCaps/>
        </w:rPr>
        <w:t>4. CONCEPTION DE LA RECHERCHE</w:t>
      </w:r>
    </w:p>
    <w:p w14:paraId="000000EF" w14:textId="7D8A8A76" w:rsidR="001C4A6F" w:rsidRDefault="00C23C04">
      <w:pPr>
        <w:pStyle w:val="Titre2"/>
        <w:ind w:firstLine="567"/>
        <w:jc w:val="both"/>
        <w:rPr>
          <w:rFonts w:ascii="Arial" w:eastAsia="Arial" w:hAnsi="Arial" w:cs="Arial"/>
        </w:rPr>
      </w:pPr>
      <w:bookmarkStart w:id="33" w:name="_heading=h.26in1rg" w:colFirst="0" w:colLast="0"/>
      <w:bookmarkEnd w:id="33"/>
      <w:r>
        <w:rPr>
          <w:rFonts w:ascii="Arial" w:eastAsia="Arial" w:hAnsi="Arial" w:cs="Arial"/>
        </w:rPr>
        <w:t xml:space="preserve">4.1 </w:t>
      </w:r>
      <w:sdt>
        <w:sdtPr>
          <w:tag w:val="goog_rdk_1"/>
          <w:id w:val="827556791"/>
        </w:sdtPr>
        <w:sdtContent>
          <w:commentRangeStart w:id="34"/>
        </w:sdtContent>
      </w:sdt>
      <w:r>
        <w:rPr>
          <w:rFonts w:ascii="Arial" w:eastAsia="Arial" w:hAnsi="Arial" w:cs="Arial"/>
        </w:rPr>
        <w:t xml:space="preserve">Critères d’évaluation </w:t>
      </w:r>
      <w:commentRangeEnd w:id="34"/>
      <w:r>
        <w:commentReference w:id="34"/>
      </w:r>
    </w:p>
    <w:p w14:paraId="000000F0" w14:textId="77777777" w:rsidR="001C4A6F" w:rsidRDefault="001C4A6F">
      <w:pPr>
        <w:pBdr>
          <w:top w:val="nil"/>
          <w:left w:val="nil"/>
          <w:bottom w:val="nil"/>
          <w:right w:val="nil"/>
          <w:between w:val="nil"/>
        </w:pBdr>
        <w:rPr>
          <w:color w:val="000000"/>
        </w:rPr>
      </w:pPr>
    </w:p>
    <w:p w14:paraId="000000F1" w14:textId="77777777" w:rsidR="001C4A6F" w:rsidRDefault="00C23C04">
      <w:pPr>
        <w:pBdr>
          <w:top w:val="nil"/>
          <w:left w:val="nil"/>
          <w:bottom w:val="nil"/>
          <w:right w:val="nil"/>
          <w:between w:val="nil"/>
        </w:pBdr>
        <w:rPr>
          <w:b/>
          <w:color w:val="000000"/>
        </w:rPr>
      </w:pPr>
      <w:r>
        <w:rPr>
          <w:b/>
          <w:color w:val="000000"/>
        </w:rPr>
        <w:t>Evaluation de l’objectif principal</w:t>
      </w:r>
    </w:p>
    <w:p w14:paraId="000000F2" w14:textId="77777777" w:rsidR="001C4A6F" w:rsidRDefault="001C4A6F">
      <w:pPr>
        <w:pBdr>
          <w:top w:val="nil"/>
          <w:left w:val="nil"/>
          <w:bottom w:val="nil"/>
          <w:right w:val="nil"/>
          <w:between w:val="nil"/>
        </w:pBdr>
        <w:rPr>
          <w:color w:val="000000"/>
        </w:rPr>
      </w:pPr>
    </w:p>
    <w:p w14:paraId="000000F3" w14:textId="50953958" w:rsidR="001C4A6F" w:rsidRPr="00C23C04" w:rsidRDefault="00CC3EEE" w:rsidP="00A20114">
      <w:pPr>
        <w:pStyle w:val="Paragraphedeliste"/>
        <w:numPr>
          <w:ilvl w:val="0"/>
          <w:numId w:val="3"/>
        </w:numPr>
        <w:pBdr>
          <w:top w:val="nil"/>
          <w:left w:val="nil"/>
          <w:bottom w:val="nil"/>
          <w:right w:val="nil"/>
          <w:between w:val="nil"/>
        </w:pBdr>
        <w:rPr>
          <w:color w:val="000000"/>
          <w:sz w:val="22"/>
          <w:szCs w:val="22"/>
          <w:rPrChange w:id="35" w:author="Clémence CASANOVA" w:date="2020-07-20T11:55:00Z">
            <w:rPr/>
          </w:rPrChange>
        </w:rPr>
      </w:pPr>
      <w:sdt>
        <w:sdtPr>
          <w:tag w:val="goog_rdk_2"/>
          <w:id w:val="156346900"/>
          <w:showingPlcHdr/>
        </w:sdtPr>
        <w:sdtContent>
          <w:r w:rsidR="00C23C04">
            <w:t xml:space="preserve">     </w:t>
          </w:r>
          <w:commentRangeStart w:id="36"/>
        </w:sdtContent>
      </w:sdt>
      <w:del w:id="37" w:author="Clémence CASANOVA" w:date="2020-07-20T11:47:00Z">
        <w:r w:rsidR="00C23C04" w:rsidRPr="00A20114" w:rsidDel="00C23C04">
          <w:rPr>
            <w:color w:val="000000"/>
            <w:sz w:val="22"/>
            <w:szCs w:val="22"/>
          </w:rPr>
          <w:delText xml:space="preserve">Evaluation </w:delText>
        </w:r>
      </w:del>
      <w:ins w:id="38" w:author="Clémence CASANOVA" w:date="2020-07-20T11:47:00Z">
        <w:r w:rsidR="00C23C04" w:rsidRPr="00A20114">
          <w:rPr>
            <w:color w:val="000000"/>
            <w:sz w:val="22"/>
            <w:szCs w:val="22"/>
          </w:rPr>
          <w:t xml:space="preserve">Analyses et comparaisons </w:t>
        </w:r>
      </w:ins>
      <w:r w:rsidR="00C23C04" w:rsidRPr="00A20114">
        <w:rPr>
          <w:color w:val="000000"/>
          <w:sz w:val="22"/>
          <w:szCs w:val="22"/>
        </w:rPr>
        <w:t xml:space="preserve">des réponses aux questionnaires </w:t>
      </w:r>
      <w:commentRangeEnd w:id="36"/>
      <w:r w:rsidR="00C23C04">
        <w:commentReference w:id="36"/>
      </w:r>
      <w:r w:rsidR="00C23C04" w:rsidRPr="00C23C04">
        <w:rPr>
          <w:color w:val="000000"/>
          <w:sz w:val="22"/>
          <w:szCs w:val="22"/>
          <w:rPrChange w:id="39" w:author="Clémence CASANOVA" w:date="2020-07-20T11:55:00Z">
            <w:rPr/>
          </w:rPrChange>
        </w:rPr>
        <w:t>par rapport à la recommandation des outils de décision 1 (Radiothérapie conventionnelle, peropératoire ou abstention de radiothérapie annexe 4) et 2 (Participation (ou non) à un essai clinique de phase précoce, annexe 5)</w:t>
      </w:r>
    </w:p>
    <w:p w14:paraId="000000F4" w14:textId="77777777" w:rsidR="001C4A6F" w:rsidRDefault="001C4A6F">
      <w:pPr>
        <w:pBdr>
          <w:top w:val="nil"/>
          <w:left w:val="nil"/>
          <w:bottom w:val="nil"/>
          <w:right w:val="nil"/>
          <w:between w:val="nil"/>
        </w:pBdr>
        <w:rPr>
          <w:color w:val="000000"/>
          <w:sz w:val="22"/>
          <w:szCs w:val="22"/>
        </w:rPr>
      </w:pPr>
    </w:p>
    <w:p w14:paraId="000000F5" w14:textId="18C056D0" w:rsidR="001C4A6F" w:rsidRPr="00C23C04" w:rsidRDefault="00CC3EEE">
      <w:pPr>
        <w:pStyle w:val="Paragraphedeliste"/>
        <w:numPr>
          <w:ilvl w:val="0"/>
          <w:numId w:val="3"/>
        </w:numPr>
        <w:pBdr>
          <w:top w:val="nil"/>
          <w:left w:val="nil"/>
          <w:bottom w:val="nil"/>
          <w:right w:val="nil"/>
          <w:between w:val="nil"/>
        </w:pBdr>
        <w:rPr>
          <w:b/>
          <w:color w:val="000000"/>
          <w:sz w:val="22"/>
          <w:szCs w:val="22"/>
          <w:rPrChange w:id="40" w:author="Clémence CASANOVA" w:date="2020-07-20T11:54:00Z">
            <w:rPr>
              <w:b/>
            </w:rPr>
          </w:rPrChange>
        </w:rPr>
        <w:pPrChange w:id="41" w:author="Clémence CASANOVA" w:date="2020-07-20T11:54:00Z">
          <w:pPr>
            <w:pBdr>
              <w:top w:val="nil"/>
              <w:left w:val="nil"/>
              <w:bottom w:val="nil"/>
              <w:right w:val="nil"/>
              <w:between w:val="nil"/>
            </w:pBdr>
          </w:pPr>
        </w:pPrChange>
      </w:pPr>
      <w:sdt>
        <w:sdtPr>
          <w:tag w:val="goog_rdk_3"/>
          <w:id w:val="-1819797255"/>
        </w:sdtPr>
        <w:sdtContent>
          <w:commentRangeStart w:id="42"/>
        </w:sdtContent>
      </w:sdt>
      <w:sdt>
        <w:sdtPr>
          <w:tag w:val="goog_rdk_4"/>
          <w:id w:val="1232656367"/>
          <w:showingPlcHdr/>
        </w:sdtPr>
        <w:sdtContent>
          <w:r w:rsidR="00C23C04">
            <w:t xml:space="preserve">     </w:t>
          </w:r>
          <w:commentRangeStart w:id="43"/>
        </w:sdtContent>
      </w:sdt>
      <w:del w:id="44" w:author="Clémence CASANOVA" w:date="2020-07-20T11:48:00Z">
        <w:r w:rsidR="00C23C04" w:rsidRPr="00C23C04" w:rsidDel="00C23C04">
          <w:rPr>
            <w:color w:val="000000"/>
            <w:sz w:val="22"/>
            <w:szCs w:val="22"/>
            <w:rPrChange w:id="45" w:author="Clémence CASANOVA" w:date="2020-07-20T11:54:00Z">
              <w:rPr/>
            </w:rPrChange>
          </w:rPr>
          <w:delText xml:space="preserve">Evaluation </w:delText>
        </w:r>
      </w:del>
      <w:ins w:id="46" w:author="Clémence CASANOVA" w:date="2020-07-20T11:48:00Z">
        <w:r w:rsidR="00C23C04" w:rsidRPr="00C23C04">
          <w:rPr>
            <w:color w:val="000000"/>
            <w:sz w:val="22"/>
            <w:szCs w:val="22"/>
            <w:rPrChange w:id="47" w:author="Clémence CASANOVA" w:date="2020-07-20T11:54:00Z">
              <w:rPr/>
            </w:rPrChange>
          </w:rPr>
          <w:t xml:space="preserve">Analyses </w:t>
        </w:r>
      </w:ins>
      <w:r w:rsidR="00C23C04" w:rsidRPr="00C23C04">
        <w:rPr>
          <w:color w:val="000000"/>
          <w:sz w:val="22"/>
          <w:szCs w:val="22"/>
          <w:rPrChange w:id="48" w:author="Clémence CASANOVA" w:date="2020-07-20T11:54:00Z">
            <w:rPr/>
          </w:rPrChange>
        </w:rPr>
        <w:t>des réponses des entretiens (annexe 6)</w:t>
      </w:r>
      <w:commentRangeEnd w:id="42"/>
      <w:r w:rsidR="00C23C04">
        <w:commentReference w:id="42"/>
      </w:r>
      <w:commentRangeEnd w:id="43"/>
      <w:r w:rsidR="00C23C04">
        <w:commentReference w:id="43"/>
      </w:r>
      <w:r w:rsidR="00C23C04" w:rsidRPr="00C23C04">
        <w:rPr>
          <w:color w:val="000000"/>
          <w:sz w:val="22"/>
          <w:szCs w:val="22"/>
          <w:rPrChange w:id="49" w:author="Clémence CASANOVA" w:date="2020-07-20T11:54:00Z">
            <w:rPr/>
          </w:rPrChange>
        </w:rPr>
        <w:t xml:space="preserve"> afin d’explorer la pertinence de L’Outil 2 </w:t>
      </w:r>
      <w:r w:rsidR="00C23C04" w:rsidRPr="00C23C04">
        <w:rPr>
          <w:color w:val="000000"/>
          <w:rPrChange w:id="50" w:author="Clémence CASANOVA" w:date="2020-07-20T11:54:00Z">
            <w:rPr/>
          </w:rPrChange>
        </w:rPr>
        <w:t>(</w:t>
      </w:r>
      <w:proofErr w:type="spellStart"/>
      <w:r w:rsidR="00C23C04" w:rsidRPr="00C23C04">
        <w:rPr>
          <w:color w:val="000000"/>
          <w:rPrChange w:id="51" w:author="Clémence CASANOVA" w:date="2020-07-20T11:54:00Z">
            <w:rPr/>
          </w:rPrChange>
        </w:rPr>
        <w:t>e.g</w:t>
      </w:r>
      <w:proofErr w:type="spellEnd"/>
      <w:r w:rsidR="00C23C04" w:rsidRPr="00C23C04">
        <w:rPr>
          <w:color w:val="000000"/>
          <w:rPrChange w:id="52" w:author="Clémence CASANOVA" w:date="2020-07-20T11:54:00Z">
            <w:rPr/>
          </w:rPrChange>
        </w:rPr>
        <w:t>., complétude, formulations, images)</w:t>
      </w:r>
    </w:p>
    <w:p w14:paraId="000000F6" w14:textId="77777777" w:rsidR="001C4A6F" w:rsidRDefault="001C4A6F">
      <w:pPr>
        <w:pBdr>
          <w:top w:val="nil"/>
          <w:left w:val="nil"/>
          <w:bottom w:val="nil"/>
          <w:right w:val="nil"/>
          <w:between w:val="nil"/>
        </w:pBdr>
        <w:rPr>
          <w:b/>
          <w:color w:val="000000"/>
        </w:rPr>
      </w:pPr>
    </w:p>
    <w:p w14:paraId="000000F7" w14:textId="77777777" w:rsidR="001C4A6F" w:rsidRDefault="00C23C04">
      <w:pPr>
        <w:pBdr>
          <w:top w:val="nil"/>
          <w:left w:val="nil"/>
          <w:bottom w:val="nil"/>
          <w:right w:val="nil"/>
          <w:between w:val="nil"/>
        </w:pBdr>
        <w:rPr>
          <w:b/>
          <w:color w:val="000000"/>
        </w:rPr>
      </w:pPr>
      <w:r>
        <w:rPr>
          <w:b/>
          <w:color w:val="000000"/>
        </w:rPr>
        <w:t>Evaluation des objectifs secondaires</w:t>
      </w:r>
    </w:p>
    <w:p w14:paraId="000000F8" w14:textId="77777777" w:rsidR="001C4A6F" w:rsidRDefault="001C4A6F">
      <w:pPr>
        <w:pBdr>
          <w:top w:val="nil"/>
          <w:left w:val="nil"/>
          <w:bottom w:val="nil"/>
          <w:right w:val="nil"/>
          <w:between w:val="nil"/>
        </w:pBdr>
        <w:jc w:val="both"/>
        <w:rPr>
          <w:b/>
          <w:color w:val="000000"/>
        </w:rPr>
      </w:pPr>
    </w:p>
    <w:p w14:paraId="000000F9" w14:textId="238E5A7F" w:rsidR="001C4A6F" w:rsidRDefault="00C23C04">
      <w:pPr>
        <w:pStyle w:val="Paragraphedeliste"/>
        <w:numPr>
          <w:ilvl w:val="0"/>
          <w:numId w:val="3"/>
        </w:numPr>
        <w:pBdr>
          <w:top w:val="nil"/>
          <w:left w:val="nil"/>
          <w:bottom w:val="nil"/>
          <w:right w:val="nil"/>
          <w:between w:val="nil"/>
        </w:pBdr>
        <w:jc w:val="both"/>
        <w:rPr>
          <w:ins w:id="53" w:author="Clémence CASANOVA" w:date="2020-07-20T12:00:00Z"/>
          <w:color w:val="000000"/>
          <w:sz w:val="22"/>
          <w:szCs w:val="22"/>
        </w:rPr>
        <w:pPrChange w:id="54" w:author="Clémence CASANOVA" w:date="2020-07-20T11:54:00Z">
          <w:pPr>
            <w:pBdr>
              <w:top w:val="nil"/>
              <w:left w:val="nil"/>
              <w:bottom w:val="nil"/>
              <w:right w:val="nil"/>
              <w:between w:val="nil"/>
            </w:pBdr>
            <w:jc w:val="both"/>
          </w:pPr>
        </w:pPrChange>
      </w:pPr>
      <w:del w:id="55" w:author="Clémence CASANOVA" w:date="2020-07-20T11:53:00Z">
        <w:r w:rsidRPr="00C23C04" w:rsidDel="00C23C04">
          <w:rPr>
            <w:color w:val="000000"/>
            <w:sz w:val="22"/>
            <w:szCs w:val="22"/>
            <w:rPrChange w:id="56" w:author="Clémence CASANOVA" w:date="2020-07-20T11:54:00Z">
              <w:rPr/>
            </w:rPrChange>
          </w:rPr>
          <w:delText>L’optimisation des outils sera basée</w:delText>
        </w:r>
      </w:del>
      <w:ins w:id="57" w:author="Clémence CASANOVA" w:date="2020-07-20T11:53:00Z">
        <w:r w:rsidRPr="00C23C04">
          <w:rPr>
            <w:color w:val="000000"/>
            <w:sz w:val="22"/>
            <w:szCs w:val="22"/>
            <w:rPrChange w:id="58" w:author="Clémence CASANOVA" w:date="2020-07-20T11:54:00Z">
              <w:rPr/>
            </w:rPrChange>
          </w:rPr>
          <w:t>Analyses</w:t>
        </w:r>
      </w:ins>
      <w:r w:rsidRPr="00C23C04">
        <w:rPr>
          <w:color w:val="000000"/>
          <w:sz w:val="22"/>
          <w:szCs w:val="22"/>
          <w:rPrChange w:id="59" w:author="Clémence CASANOVA" w:date="2020-07-20T11:54:00Z">
            <w:rPr/>
          </w:rPrChange>
        </w:rPr>
        <w:t xml:space="preserve"> </w:t>
      </w:r>
      <w:del w:id="60" w:author="Clémence CASANOVA" w:date="2020-07-20T11:56:00Z">
        <w:r w:rsidRPr="00C23C04" w:rsidDel="00A20114">
          <w:rPr>
            <w:color w:val="000000"/>
            <w:sz w:val="22"/>
            <w:szCs w:val="22"/>
            <w:rPrChange w:id="61" w:author="Clémence CASANOVA" w:date="2020-07-20T11:54:00Z">
              <w:rPr/>
            </w:rPrChange>
          </w:rPr>
          <w:delText>sur les</w:delText>
        </w:r>
      </w:del>
      <w:ins w:id="62" w:author="Clémence CASANOVA" w:date="2020-07-20T11:56:00Z">
        <w:r w:rsidR="00A20114">
          <w:rPr>
            <w:color w:val="000000"/>
            <w:sz w:val="22"/>
            <w:szCs w:val="22"/>
          </w:rPr>
          <w:t>des</w:t>
        </w:r>
      </w:ins>
      <w:r w:rsidRPr="00C23C04">
        <w:rPr>
          <w:color w:val="000000"/>
          <w:sz w:val="22"/>
          <w:szCs w:val="22"/>
          <w:rPrChange w:id="63" w:author="Clémence CASANOVA" w:date="2020-07-20T11:54:00Z">
            <w:rPr/>
          </w:rPrChange>
        </w:rPr>
        <w:t xml:space="preserve"> différents retours obtenus (entretiens et questionnaires)</w:t>
      </w:r>
      <w:ins w:id="64" w:author="Clémence CASANOVA" w:date="2020-07-20T11:56:00Z">
        <w:r w:rsidR="00A20114">
          <w:rPr>
            <w:color w:val="000000"/>
            <w:sz w:val="22"/>
            <w:szCs w:val="22"/>
          </w:rPr>
          <w:t>,</w:t>
        </w:r>
      </w:ins>
      <w:r w:rsidRPr="00C23C04">
        <w:rPr>
          <w:color w:val="000000"/>
          <w:sz w:val="22"/>
          <w:szCs w:val="22"/>
          <w:rPrChange w:id="65" w:author="Clémence CASANOVA" w:date="2020-07-20T11:54:00Z">
            <w:rPr/>
          </w:rPrChange>
        </w:rPr>
        <w:t xml:space="preserve"> sur la formulation et l’intérêt des différentes sections des 2 outils </w:t>
      </w:r>
      <w:ins w:id="66" w:author="Clémence CASANOVA" w:date="2020-07-20T11:54:00Z">
        <w:r w:rsidRPr="00C23C04">
          <w:rPr>
            <w:color w:val="000000"/>
            <w:sz w:val="22"/>
            <w:szCs w:val="22"/>
            <w:rPrChange w:id="67" w:author="Clémence CASANOVA" w:date="2020-07-20T11:54:00Z">
              <w:rPr/>
            </w:rPrChange>
          </w:rPr>
          <w:t>afin d’ en optimiser leur utilisation</w:t>
        </w:r>
      </w:ins>
    </w:p>
    <w:p w14:paraId="510CC987" w14:textId="77777777" w:rsidR="00A20114" w:rsidRDefault="00A20114" w:rsidP="00A20114">
      <w:pPr>
        <w:pStyle w:val="Paragraphedeliste"/>
        <w:numPr>
          <w:ilvl w:val="0"/>
          <w:numId w:val="3"/>
        </w:numPr>
        <w:rPr>
          <w:ins w:id="68" w:author="Clémence CASANOVA" w:date="2020-07-20T12:00:00Z"/>
          <w:color w:val="FF0000"/>
        </w:rPr>
      </w:pPr>
      <w:ins w:id="69" w:author="Clémence CASANOVA" w:date="2020-07-20T12:00:00Z">
        <w:r w:rsidRPr="003D44CD">
          <w:rPr>
            <w:color w:val="FF0000"/>
          </w:rPr>
          <w:t>-Analyse des entretiens concernant l’outil 2 afin de recueillir et de décrire les attitudes des patients et des professionnels de santé envers cet outil </w:t>
        </w:r>
      </w:ins>
    </w:p>
    <w:p w14:paraId="729C123D" w14:textId="2BAFD078" w:rsidR="00A20114" w:rsidRPr="003D44CD" w:rsidRDefault="00A20114" w:rsidP="00A20114">
      <w:pPr>
        <w:pStyle w:val="Paragraphedeliste"/>
        <w:numPr>
          <w:ilvl w:val="0"/>
          <w:numId w:val="3"/>
        </w:numPr>
        <w:rPr>
          <w:ins w:id="70" w:author="Clémence CASANOVA" w:date="2020-07-20T12:00:00Z"/>
          <w:color w:val="FF0000"/>
        </w:rPr>
      </w:pPr>
      <w:ins w:id="71" w:author="Clémence CASANOVA" w:date="2020-07-20T12:00:00Z">
        <w:r>
          <w:rPr>
            <w:color w:val="FF0000"/>
          </w:rPr>
          <w:lastRenderedPageBreak/>
          <w:t xml:space="preserve">Recueil et description des leviers et </w:t>
        </w:r>
      </w:ins>
      <w:ins w:id="72" w:author="Fátima Gauna" w:date="2020-07-22T14:36:00Z">
        <w:r w:rsidR="00F7675F">
          <w:rPr>
            <w:color w:val="FF0000"/>
          </w:rPr>
          <w:t>des freins</w:t>
        </w:r>
      </w:ins>
      <w:ins w:id="73" w:author="Clémence CASANOVA" w:date="2020-07-20T12:00:00Z">
        <w:del w:id="74" w:author="Fátima Gauna" w:date="2020-07-22T14:36:00Z">
          <w:r w:rsidDel="00F7675F">
            <w:rPr>
              <w:color w:val="FF0000"/>
            </w:rPr>
            <w:delText>barrières</w:delText>
          </w:r>
        </w:del>
        <w:r>
          <w:rPr>
            <w:color w:val="FF0000"/>
          </w:rPr>
          <w:t xml:space="preserve"> éventuel</w:t>
        </w:r>
        <w:del w:id="75" w:author="Fátima Gauna" w:date="2020-07-22T14:36:00Z">
          <w:r w:rsidDel="00F7675F">
            <w:rPr>
              <w:color w:val="FF0000"/>
            </w:rPr>
            <w:delText>le</w:delText>
          </w:r>
        </w:del>
        <w:r>
          <w:rPr>
            <w:color w:val="FF0000"/>
          </w:rPr>
          <w:t xml:space="preserve">s (entretiens et questionnaires) à l’utilisation des outils </w:t>
        </w:r>
      </w:ins>
    </w:p>
    <w:p w14:paraId="55BD38A7" w14:textId="0D63B317" w:rsidR="00A20114" w:rsidRPr="00A20114" w:rsidRDefault="00A20114" w:rsidP="00A20114">
      <w:pPr>
        <w:pStyle w:val="Paragraphedeliste"/>
        <w:numPr>
          <w:ilvl w:val="0"/>
          <w:numId w:val="3"/>
        </w:numPr>
        <w:pBdr>
          <w:top w:val="nil"/>
          <w:left w:val="nil"/>
          <w:bottom w:val="nil"/>
          <w:right w:val="nil"/>
          <w:between w:val="nil"/>
        </w:pBdr>
        <w:rPr>
          <w:ins w:id="76" w:author="Clémence CASANOVA" w:date="2020-07-20T12:01:00Z"/>
          <w:color w:val="000000"/>
          <w:sz w:val="22"/>
          <w:szCs w:val="22"/>
        </w:rPr>
      </w:pPr>
      <w:ins w:id="77" w:author="Clémence CASANOVA" w:date="2020-07-20T12:01:00Z">
        <w:r w:rsidRPr="00A20114">
          <w:rPr>
            <w:color w:val="000000"/>
            <w:sz w:val="22"/>
            <w:szCs w:val="22"/>
          </w:rPr>
          <w:t xml:space="preserve">-  </w:t>
        </w:r>
        <w:r>
          <w:rPr>
            <w:color w:val="000000"/>
            <w:sz w:val="22"/>
            <w:szCs w:val="22"/>
          </w:rPr>
          <w:t>A</w:t>
        </w:r>
        <w:r w:rsidRPr="00A20114">
          <w:rPr>
            <w:color w:val="000000"/>
            <w:sz w:val="22"/>
            <w:szCs w:val="22"/>
          </w:rPr>
          <w:t>nalyse des questionnaires</w:t>
        </w:r>
        <w:r>
          <w:rPr>
            <w:color w:val="000000"/>
            <w:sz w:val="22"/>
            <w:szCs w:val="22"/>
          </w:rPr>
          <w:t xml:space="preserve"> pour étudier</w:t>
        </w:r>
        <w:r w:rsidRPr="00A20114">
          <w:rPr>
            <w:color w:val="000000"/>
            <w:sz w:val="22"/>
            <w:szCs w:val="22"/>
          </w:rPr>
          <w:t xml:space="preserve"> la pertinence (recommandation) des outils et les préférences envers l’information à transmettre selon le niveau de </w:t>
        </w:r>
        <w:proofErr w:type="spellStart"/>
        <w:r w:rsidRPr="00A20114">
          <w:rPr>
            <w:color w:val="000000"/>
            <w:sz w:val="22"/>
            <w:szCs w:val="22"/>
          </w:rPr>
          <w:t>littératie</w:t>
        </w:r>
        <w:proofErr w:type="spellEnd"/>
        <w:r w:rsidRPr="00A20114">
          <w:rPr>
            <w:color w:val="000000"/>
            <w:sz w:val="22"/>
            <w:szCs w:val="22"/>
          </w:rPr>
          <w:t xml:space="preserve"> en santé, le niveau d’étude et les préférences générale envers un partage des décisions thérapeutiques.</w:t>
        </w:r>
      </w:ins>
    </w:p>
    <w:p w14:paraId="27327508" w14:textId="77777777" w:rsidR="00A20114" w:rsidRPr="00C23C04" w:rsidRDefault="00A20114">
      <w:pPr>
        <w:pStyle w:val="Paragraphedeliste"/>
        <w:numPr>
          <w:ilvl w:val="0"/>
          <w:numId w:val="3"/>
        </w:numPr>
        <w:pBdr>
          <w:top w:val="nil"/>
          <w:left w:val="nil"/>
          <w:bottom w:val="nil"/>
          <w:right w:val="nil"/>
          <w:between w:val="nil"/>
        </w:pBdr>
        <w:jc w:val="both"/>
        <w:rPr>
          <w:color w:val="000000"/>
          <w:sz w:val="22"/>
          <w:szCs w:val="22"/>
          <w:rPrChange w:id="78" w:author="Clémence CASANOVA" w:date="2020-07-20T11:54:00Z">
            <w:rPr/>
          </w:rPrChange>
        </w:rPr>
        <w:pPrChange w:id="79" w:author="Clémence CASANOVA" w:date="2020-07-20T11:54:00Z">
          <w:pPr>
            <w:pBdr>
              <w:top w:val="nil"/>
              <w:left w:val="nil"/>
              <w:bottom w:val="nil"/>
              <w:right w:val="nil"/>
              <w:between w:val="nil"/>
            </w:pBdr>
            <w:jc w:val="both"/>
          </w:pPr>
        </w:pPrChange>
      </w:pPr>
    </w:p>
    <w:p w14:paraId="000000FA" w14:textId="6A43AE89" w:rsidR="001C4A6F" w:rsidDel="00A20114" w:rsidRDefault="00C23C04">
      <w:pPr>
        <w:pBdr>
          <w:top w:val="nil"/>
          <w:left w:val="nil"/>
          <w:bottom w:val="nil"/>
          <w:right w:val="nil"/>
          <w:between w:val="nil"/>
        </w:pBdr>
        <w:jc w:val="both"/>
        <w:rPr>
          <w:del w:id="80" w:author="Clémence CASANOVA" w:date="2020-07-20T12:00:00Z"/>
          <w:color w:val="000000"/>
          <w:sz w:val="22"/>
          <w:szCs w:val="22"/>
        </w:rPr>
      </w:pPr>
      <w:del w:id="81" w:author="Clémence CASANOVA" w:date="2020-07-20T12:00:00Z">
        <w:r w:rsidDel="00A20114">
          <w:rPr>
            <w:color w:val="000000"/>
            <w:sz w:val="22"/>
            <w:szCs w:val="22"/>
          </w:rPr>
          <w:delText xml:space="preserve">De comprendre </w:delText>
        </w:r>
      </w:del>
      <w:customXmlDelRangeStart w:id="82" w:author="Clémence CASANOVA" w:date="2020-07-20T12:00:00Z"/>
      <w:sdt>
        <w:sdtPr>
          <w:tag w:val="goog_rdk_5"/>
          <w:id w:val="79651557"/>
        </w:sdtPr>
        <w:sdtContent>
          <w:customXmlDelRangeEnd w:id="82"/>
          <w:commentRangeStart w:id="83"/>
          <w:customXmlDelRangeStart w:id="84" w:author="Clémence CASANOVA" w:date="2020-07-20T12:00:00Z"/>
        </w:sdtContent>
      </w:sdt>
      <w:customXmlDelRangeEnd w:id="84"/>
      <w:del w:id="85" w:author="Clémence CASANOVA" w:date="2020-07-20T12:00:00Z">
        <w:r w:rsidDel="00A20114">
          <w:rPr>
            <w:color w:val="000000"/>
            <w:sz w:val="22"/>
            <w:szCs w:val="22"/>
          </w:rPr>
          <w:delText xml:space="preserve">les attitudes des </w:delText>
        </w:r>
        <w:commentRangeEnd w:id="83"/>
        <w:r w:rsidDel="00A20114">
          <w:commentReference w:id="83"/>
        </w:r>
        <w:r w:rsidDel="00A20114">
          <w:rPr>
            <w:color w:val="000000"/>
            <w:sz w:val="22"/>
            <w:szCs w:val="22"/>
          </w:rPr>
          <w:delText>patients et des professionnels de santé envers ces outils</w:delText>
        </w:r>
      </w:del>
    </w:p>
    <w:p w14:paraId="000000FB" w14:textId="17469402" w:rsidR="001C4A6F" w:rsidDel="00A20114" w:rsidRDefault="00C23C04">
      <w:pPr>
        <w:pBdr>
          <w:top w:val="nil"/>
          <w:left w:val="nil"/>
          <w:bottom w:val="nil"/>
          <w:right w:val="nil"/>
          <w:between w:val="nil"/>
        </w:pBdr>
        <w:jc w:val="both"/>
        <w:rPr>
          <w:del w:id="86" w:author="Clémence CASANOVA" w:date="2020-07-20T12:00:00Z"/>
          <w:color w:val="000000"/>
          <w:sz w:val="22"/>
          <w:szCs w:val="22"/>
        </w:rPr>
      </w:pPr>
      <w:del w:id="87" w:author="Clémence CASANOVA" w:date="2020-07-20T12:00:00Z">
        <w:r w:rsidDel="00A20114">
          <w:rPr>
            <w:color w:val="000000"/>
            <w:sz w:val="22"/>
            <w:szCs w:val="22"/>
          </w:rPr>
          <w:delText>D’explorer les barrières éventuelles à leur utilisation de façon idéalement systématique??</w:delText>
        </w:r>
      </w:del>
    </w:p>
    <w:p w14:paraId="000000FC" w14:textId="21B34CC6" w:rsidR="001C4A6F" w:rsidDel="00A20114" w:rsidRDefault="00C23C04">
      <w:pPr>
        <w:pBdr>
          <w:top w:val="nil"/>
          <w:left w:val="nil"/>
          <w:bottom w:val="nil"/>
          <w:right w:val="nil"/>
          <w:between w:val="nil"/>
        </w:pBdr>
        <w:rPr>
          <w:del w:id="88" w:author="Clémence CASANOVA" w:date="2020-07-20T12:01:00Z"/>
          <w:color w:val="000000"/>
          <w:sz w:val="22"/>
          <w:szCs w:val="22"/>
        </w:rPr>
      </w:pPr>
      <w:del w:id="89" w:author="Clémence CASANOVA" w:date="2020-07-20T12:00:00Z">
        <w:r w:rsidDel="00A20114">
          <w:rPr>
            <w:color w:val="000000"/>
            <w:sz w:val="22"/>
            <w:szCs w:val="22"/>
          </w:rPr>
          <w:delText xml:space="preserve">Une </w:delText>
        </w:r>
      </w:del>
      <w:del w:id="90" w:author="Clémence CASANOVA" w:date="2020-07-20T12:01:00Z">
        <w:r w:rsidDel="00A20114">
          <w:rPr>
            <w:color w:val="000000"/>
            <w:sz w:val="22"/>
            <w:szCs w:val="22"/>
          </w:rPr>
          <w:delText>analyse des questionnaires étudiera la pertinence (recommandation) des outils et les préférences envers l’information à transmettre selon le niveau de littératie en santé, le niveau d’étude et les préférences générale envers un partage des décisions thérapeutiques.</w:delText>
        </w:r>
      </w:del>
    </w:p>
    <w:p w14:paraId="000000FD" w14:textId="77777777" w:rsidR="001C4A6F" w:rsidRDefault="00C23C04">
      <w:pPr>
        <w:pStyle w:val="Titre2"/>
        <w:ind w:firstLine="567"/>
        <w:jc w:val="both"/>
        <w:rPr>
          <w:rFonts w:ascii="Arial" w:eastAsia="Arial" w:hAnsi="Arial" w:cs="Arial"/>
        </w:rPr>
      </w:pPr>
      <w:bookmarkStart w:id="91" w:name="_heading=h.lnxbz9" w:colFirst="0" w:colLast="0"/>
      <w:bookmarkEnd w:id="91"/>
      <w:r>
        <w:rPr>
          <w:rFonts w:ascii="Arial" w:eastAsia="Arial" w:hAnsi="Arial" w:cs="Arial"/>
        </w:rPr>
        <w:t>4.2 Description de la population à étudier</w:t>
      </w:r>
    </w:p>
    <w:p w14:paraId="000000FE" w14:textId="77777777" w:rsidR="001C4A6F" w:rsidRDefault="00C23C04">
      <w:pPr>
        <w:pBdr>
          <w:top w:val="nil"/>
          <w:left w:val="nil"/>
          <w:bottom w:val="nil"/>
          <w:right w:val="nil"/>
          <w:between w:val="nil"/>
        </w:pBdr>
        <w:rPr>
          <w:color w:val="000000"/>
          <w:sz w:val="22"/>
          <w:szCs w:val="22"/>
        </w:rPr>
      </w:pPr>
      <w:r>
        <w:rPr>
          <w:color w:val="000000"/>
          <w:sz w:val="22"/>
          <w:szCs w:val="22"/>
        </w:rPr>
        <w:t>Pour le questionnaire portant sur l’outil de décision 1 (Radiothérapie conventionnelle, peropératoire ou abstention de radiothérapie) </w:t>
      </w:r>
    </w:p>
    <w:p w14:paraId="000000FF" w14:textId="77777777" w:rsidR="001C4A6F" w:rsidRDefault="00CC3EEE">
      <w:pPr>
        <w:numPr>
          <w:ilvl w:val="0"/>
          <w:numId w:val="11"/>
        </w:numPr>
        <w:pBdr>
          <w:top w:val="nil"/>
          <w:left w:val="nil"/>
          <w:bottom w:val="nil"/>
          <w:right w:val="nil"/>
          <w:between w:val="nil"/>
        </w:pBdr>
        <w:rPr>
          <w:color w:val="000000"/>
          <w:sz w:val="22"/>
          <w:szCs w:val="22"/>
        </w:rPr>
      </w:pPr>
      <w:sdt>
        <w:sdtPr>
          <w:tag w:val="goog_rdk_6"/>
          <w:id w:val="513115192"/>
        </w:sdtPr>
        <w:sdtContent>
          <w:commentRangeStart w:id="92"/>
        </w:sdtContent>
      </w:sdt>
      <w:sdt>
        <w:sdtPr>
          <w:tag w:val="goog_rdk_7"/>
          <w:id w:val="-1436977460"/>
        </w:sdtPr>
        <w:sdtContent>
          <w:commentRangeStart w:id="93"/>
        </w:sdtContent>
      </w:sdt>
      <w:r w:rsidR="00C23C04">
        <w:rPr>
          <w:color w:val="000000"/>
          <w:sz w:val="22"/>
          <w:szCs w:val="22"/>
        </w:rPr>
        <w:t xml:space="preserve">Femmes de 60 ans ou plus ayant ou ayant eu un cancer du sein et inscrites sur le réseau </w:t>
      </w:r>
      <w:proofErr w:type="spellStart"/>
      <w:r w:rsidR="00C23C04">
        <w:rPr>
          <w:color w:val="000000"/>
          <w:sz w:val="22"/>
          <w:szCs w:val="22"/>
        </w:rPr>
        <w:t>Seintinelles</w:t>
      </w:r>
      <w:proofErr w:type="spellEnd"/>
      <w:r w:rsidR="00C23C04">
        <w:rPr>
          <w:color w:val="000000"/>
          <w:sz w:val="22"/>
          <w:szCs w:val="22"/>
        </w:rPr>
        <w:t>.</w:t>
      </w:r>
      <w:commentRangeEnd w:id="92"/>
      <w:r w:rsidR="00C23C04">
        <w:commentReference w:id="92"/>
      </w:r>
      <w:commentRangeEnd w:id="93"/>
      <w:r w:rsidR="00C23C04">
        <w:commentReference w:id="93"/>
      </w:r>
    </w:p>
    <w:p w14:paraId="00000100" w14:textId="77777777" w:rsidR="001C4A6F" w:rsidRDefault="001C4A6F">
      <w:pPr>
        <w:pBdr>
          <w:top w:val="nil"/>
          <w:left w:val="nil"/>
          <w:bottom w:val="nil"/>
          <w:right w:val="nil"/>
          <w:between w:val="nil"/>
        </w:pBdr>
        <w:ind w:left="360"/>
        <w:rPr>
          <w:color w:val="000000"/>
          <w:sz w:val="22"/>
          <w:szCs w:val="22"/>
        </w:rPr>
      </w:pPr>
    </w:p>
    <w:p w14:paraId="00000101" w14:textId="77777777" w:rsidR="001C4A6F" w:rsidRDefault="001C4A6F">
      <w:pPr>
        <w:pBdr>
          <w:top w:val="nil"/>
          <w:left w:val="nil"/>
          <w:bottom w:val="nil"/>
          <w:right w:val="nil"/>
          <w:between w:val="nil"/>
        </w:pBdr>
        <w:ind w:left="720" w:hanging="708"/>
        <w:rPr>
          <w:color w:val="000000"/>
          <w:sz w:val="22"/>
          <w:szCs w:val="22"/>
        </w:rPr>
      </w:pPr>
    </w:p>
    <w:p w14:paraId="00000102" w14:textId="77777777" w:rsidR="001C4A6F" w:rsidRDefault="00C23C04">
      <w:pPr>
        <w:pBdr>
          <w:top w:val="nil"/>
          <w:left w:val="nil"/>
          <w:bottom w:val="nil"/>
          <w:right w:val="nil"/>
          <w:between w:val="nil"/>
        </w:pBdr>
        <w:rPr>
          <w:color w:val="000000"/>
          <w:sz w:val="22"/>
          <w:szCs w:val="22"/>
        </w:rPr>
      </w:pPr>
      <w:r>
        <w:rPr>
          <w:color w:val="000000"/>
          <w:sz w:val="22"/>
          <w:szCs w:val="22"/>
        </w:rPr>
        <w:t>Pour le questionnaire portant sur l’outil de décision 2 (Participation (ou non) à un essai clinique de phase précoce)</w:t>
      </w:r>
    </w:p>
    <w:p w14:paraId="00000103" w14:textId="77777777" w:rsidR="001C4A6F" w:rsidRDefault="00C23C04">
      <w:pPr>
        <w:numPr>
          <w:ilvl w:val="0"/>
          <w:numId w:val="11"/>
        </w:numPr>
        <w:pBdr>
          <w:top w:val="nil"/>
          <w:left w:val="nil"/>
          <w:bottom w:val="nil"/>
          <w:right w:val="nil"/>
          <w:between w:val="nil"/>
        </w:pBdr>
        <w:rPr>
          <w:color w:val="000000"/>
          <w:sz w:val="22"/>
          <w:szCs w:val="22"/>
        </w:rPr>
      </w:pPr>
      <w:r>
        <w:rPr>
          <w:color w:val="000000"/>
          <w:sz w:val="22"/>
          <w:szCs w:val="22"/>
        </w:rPr>
        <w:t xml:space="preserve">Personnes ayant ou ayant eu un cancer, majeures, inscrites sur le réseau </w:t>
      </w:r>
      <w:proofErr w:type="spellStart"/>
      <w:r>
        <w:rPr>
          <w:color w:val="000000"/>
          <w:sz w:val="22"/>
          <w:szCs w:val="22"/>
        </w:rPr>
        <w:t>Seintinelles</w:t>
      </w:r>
      <w:proofErr w:type="spellEnd"/>
      <w:r>
        <w:rPr>
          <w:color w:val="000000"/>
          <w:sz w:val="22"/>
          <w:szCs w:val="22"/>
        </w:rPr>
        <w:t>.</w:t>
      </w:r>
    </w:p>
    <w:p w14:paraId="00000104" w14:textId="77777777" w:rsidR="001C4A6F" w:rsidRDefault="001C4A6F">
      <w:pPr>
        <w:pBdr>
          <w:top w:val="nil"/>
          <w:left w:val="nil"/>
          <w:bottom w:val="nil"/>
          <w:right w:val="nil"/>
          <w:between w:val="nil"/>
        </w:pBdr>
        <w:ind w:left="720" w:hanging="708"/>
        <w:rPr>
          <w:color w:val="000000"/>
          <w:sz w:val="22"/>
          <w:szCs w:val="22"/>
        </w:rPr>
      </w:pPr>
    </w:p>
    <w:p w14:paraId="00000105" w14:textId="77777777" w:rsidR="001C4A6F" w:rsidRDefault="00C23C04">
      <w:pPr>
        <w:pBdr>
          <w:top w:val="nil"/>
          <w:left w:val="nil"/>
          <w:bottom w:val="nil"/>
          <w:right w:val="nil"/>
          <w:between w:val="nil"/>
        </w:pBdr>
        <w:rPr>
          <w:color w:val="000000"/>
          <w:sz w:val="22"/>
          <w:szCs w:val="22"/>
        </w:rPr>
      </w:pPr>
      <w:r>
        <w:rPr>
          <w:color w:val="000000"/>
          <w:sz w:val="22"/>
          <w:szCs w:val="22"/>
        </w:rPr>
        <w:t>Pour les entretiens sur l’outils 2 portant sur les essais cliniques :</w:t>
      </w:r>
    </w:p>
    <w:p w14:paraId="00000106" w14:textId="77777777" w:rsidR="001C4A6F" w:rsidRDefault="00C23C04">
      <w:pPr>
        <w:numPr>
          <w:ilvl w:val="0"/>
          <w:numId w:val="11"/>
        </w:numPr>
        <w:pBdr>
          <w:top w:val="nil"/>
          <w:left w:val="nil"/>
          <w:bottom w:val="nil"/>
          <w:right w:val="nil"/>
          <w:between w:val="nil"/>
        </w:pBdr>
        <w:rPr>
          <w:color w:val="000000"/>
          <w:sz w:val="22"/>
          <w:szCs w:val="22"/>
        </w:rPr>
      </w:pPr>
      <w:r>
        <w:rPr>
          <w:color w:val="000000"/>
          <w:sz w:val="22"/>
          <w:szCs w:val="22"/>
        </w:rPr>
        <w:t>Personne ayant ou ayant eu un cancer</w:t>
      </w:r>
      <w:sdt>
        <w:sdtPr>
          <w:tag w:val="goog_rdk_8"/>
          <w:id w:val="-1876991912"/>
        </w:sdtPr>
        <w:sdtContent>
          <w:ins w:id="94" w:author="LOPEZ ALMEIDA Leonor" w:date="2020-07-13T15:35:00Z">
            <w:r>
              <w:rPr>
                <w:color w:val="000000"/>
                <w:sz w:val="22"/>
                <w:szCs w:val="22"/>
              </w:rPr>
              <w:t xml:space="preserve"> ou</w:t>
            </w:r>
          </w:ins>
        </w:sdtContent>
      </w:sdt>
      <w:sdt>
        <w:sdtPr>
          <w:tag w:val="goog_rdk_9"/>
          <w:id w:val="1998920932"/>
        </w:sdtPr>
        <w:sdtContent>
          <w:del w:id="95" w:author="LOPEZ ALMEIDA Leonor" w:date="2020-07-13T15:35:00Z">
            <w:r>
              <w:rPr>
                <w:color w:val="000000"/>
                <w:sz w:val="22"/>
                <w:szCs w:val="22"/>
              </w:rPr>
              <w:delText>,</w:delText>
            </w:r>
          </w:del>
        </w:sdtContent>
      </w:sdt>
      <w:r>
        <w:rPr>
          <w:color w:val="000000"/>
          <w:sz w:val="22"/>
          <w:szCs w:val="22"/>
        </w:rPr>
        <w:t xml:space="preserve"> médecins (</w:t>
      </w:r>
      <w:proofErr w:type="spellStart"/>
      <w:r>
        <w:rPr>
          <w:color w:val="000000"/>
          <w:sz w:val="22"/>
          <w:szCs w:val="22"/>
        </w:rPr>
        <w:t>adresseurs</w:t>
      </w:r>
      <w:proofErr w:type="spellEnd"/>
      <w:r>
        <w:rPr>
          <w:color w:val="000000"/>
          <w:sz w:val="22"/>
          <w:szCs w:val="22"/>
        </w:rPr>
        <w:t xml:space="preserve"> et investigateurs) des services concernés par la recherche.</w:t>
      </w:r>
    </w:p>
    <w:p w14:paraId="00000107" w14:textId="77777777" w:rsidR="001C4A6F" w:rsidRDefault="001C4A6F">
      <w:pPr>
        <w:pBdr>
          <w:top w:val="nil"/>
          <w:left w:val="nil"/>
          <w:bottom w:val="nil"/>
          <w:right w:val="nil"/>
          <w:between w:val="nil"/>
        </w:pBdr>
        <w:rPr>
          <w:color w:val="000000"/>
        </w:rPr>
      </w:pPr>
    </w:p>
    <w:p w14:paraId="00000108" w14:textId="77777777" w:rsidR="001C4A6F" w:rsidRDefault="00C23C04">
      <w:pPr>
        <w:pStyle w:val="Titre2"/>
        <w:ind w:firstLine="567"/>
        <w:jc w:val="both"/>
        <w:rPr>
          <w:rFonts w:ascii="Arial" w:eastAsia="Arial" w:hAnsi="Arial" w:cs="Arial"/>
        </w:rPr>
      </w:pPr>
      <w:bookmarkStart w:id="96" w:name="_heading=h.35nkun2" w:colFirst="0" w:colLast="0"/>
      <w:bookmarkEnd w:id="96"/>
      <w:r>
        <w:rPr>
          <w:rFonts w:ascii="Arial" w:eastAsia="Arial" w:hAnsi="Arial" w:cs="Arial"/>
        </w:rPr>
        <w:t xml:space="preserve">4.3 Description précise du déroulement de la recherche </w:t>
      </w:r>
    </w:p>
    <w:p w14:paraId="00000109" w14:textId="77777777" w:rsidR="001C4A6F" w:rsidRDefault="001C4A6F">
      <w:pPr>
        <w:pBdr>
          <w:top w:val="nil"/>
          <w:left w:val="nil"/>
          <w:bottom w:val="nil"/>
          <w:right w:val="nil"/>
          <w:between w:val="nil"/>
        </w:pBdr>
        <w:rPr>
          <w:color w:val="000000"/>
        </w:rPr>
      </w:pPr>
    </w:p>
    <w:p w14:paraId="0000010A" w14:textId="77777777" w:rsidR="001C4A6F" w:rsidRDefault="00C23C04">
      <w:pPr>
        <w:pBdr>
          <w:top w:val="nil"/>
          <w:left w:val="nil"/>
          <w:bottom w:val="nil"/>
          <w:right w:val="nil"/>
          <w:between w:val="nil"/>
        </w:pBdr>
        <w:rPr>
          <w:b/>
          <w:color w:val="000000"/>
        </w:rPr>
      </w:pPr>
      <w:r>
        <w:rPr>
          <w:b/>
          <w:color w:val="000000"/>
        </w:rPr>
        <w:t xml:space="preserve">Pour la réponse aux questionnaires online sur le réseau </w:t>
      </w:r>
      <w:proofErr w:type="spellStart"/>
      <w:r>
        <w:rPr>
          <w:b/>
          <w:color w:val="000000"/>
        </w:rPr>
        <w:t>Seintinelles</w:t>
      </w:r>
      <w:proofErr w:type="spellEnd"/>
      <w:r>
        <w:rPr>
          <w:b/>
          <w:color w:val="000000"/>
        </w:rPr>
        <w:t> :</w:t>
      </w:r>
    </w:p>
    <w:p w14:paraId="0000010B" w14:textId="77777777" w:rsidR="001C4A6F" w:rsidRDefault="001C4A6F">
      <w:pPr>
        <w:pBdr>
          <w:top w:val="nil"/>
          <w:left w:val="nil"/>
          <w:bottom w:val="nil"/>
          <w:right w:val="nil"/>
          <w:between w:val="nil"/>
        </w:pBdr>
        <w:rPr>
          <w:color w:val="000000"/>
        </w:rPr>
      </w:pPr>
    </w:p>
    <w:p w14:paraId="0000010C" w14:textId="77777777" w:rsidR="001C4A6F" w:rsidRDefault="00C23C04">
      <w:pPr>
        <w:pBdr>
          <w:top w:val="nil"/>
          <w:left w:val="nil"/>
          <w:bottom w:val="nil"/>
          <w:right w:val="nil"/>
          <w:between w:val="nil"/>
        </w:pBdr>
        <w:tabs>
          <w:tab w:val="left" w:pos="7088"/>
        </w:tabs>
        <w:jc w:val="both"/>
        <w:rPr>
          <w:color w:val="000000"/>
          <w:sz w:val="22"/>
          <w:szCs w:val="22"/>
        </w:rPr>
      </w:pPr>
      <w:r>
        <w:rPr>
          <w:color w:val="000000"/>
          <w:sz w:val="22"/>
          <w:szCs w:val="22"/>
        </w:rPr>
        <w:t xml:space="preserve">Les personnes inscrites sur le réseau </w:t>
      </w:r>
      <w:proofErr w:type="spellStart"/>
      <w:r>
        <w:rPr>
          <w:color w:val="000000"/>
          <w:sz w:val="22"/>
          <w:szCs w:val="22"/>
        </w:rPr>
        <w:t>Seintinelles</w:t>
      </w:r>
      <w:proofErr w:type="spellEnd"/>
      <w:r>
        <w:rPr>
          <w:color w:val="000000"/>
          <w:sz w:val="22"/>
          <w:szCs w:val="22"/>
        </w:rPr>
        <w:t xml:space="preserve"> seront invités à participer via newsletter de la plateforme collaborative.</w:t>
      </w:r>
    </w:p>
    <w:p w14:paraId="0000010D" w14:textId="77777777" w:rsidR="001C4A6F" w:rsidRDefault="00C23C04">
      <w:pPr>
        <w:pBdr>
          <w:top w:val="nil"/>
          <w:left w:val="nil"/>
          <w:bottom w:val="nil"/>
          <w:right w:val="nil"/>
          <w:between w:val="nil"/>
        </w:pBdr>
        <w:tabs>
          <w:tab w:val="left" w:pos="7088"/>
        </w:tabs>
        <w:jc w:val="both"/>
        <w:rPr>
          <w:color w:val="000000"/>
          <w:sz w:val="22"/>
          <w:szCs w:val="22"/>
        </w:rPr>
      </w:pPr>
      <w:r>
        <w:rPr>
          <w:color w:val="000000"/>
          <w:sz w:val="22"/>
          <w:szCs w:val="22"/>
        </w:rPr>
        <w:t xml:space="preserve">Avant leur accès aux questionnaires une notice d’information sera présenté online, le volontaire </w:t>
      </w:r>
      <w:sdt>
        <w:sdtPr>
          <w:tag w:val="goog_rdk_10"/>
          <w:id w:val="-1389188042"/>
        </w:sdtPr>
        <w:sdtContent>
          <w:del w:id="97" w:author="LOPEZ ALMEIDA Leonor" w:date="2020-07-13T15:36:00Z">
            <w:r>
              <w:rPr>
                <w:color w:val="000000"/>
                <w:sz w:val="22"/>
                <w:szCs w:val="22"/>
              </w:rPr>
              <w:delText xml:space="preserve">devant </w:delText>
            </w:r>
          </w:del>
        </w:sdtContent>
      </w:sdt>
      <w:sdt>
        <w:sdtPr>
          <w:tag w:val="goog_rdk_11"/>
          <w:id w:val="-34125125"/>
        </w:sdtPr>
        <w:sdtContent>
          <w:ins w:id="98" w:author="LOPEZ ALMEIDA Leonor" w:date="2020-07-13T15:36:00Z">
            <w:r>
              <w:rPr>
                <w:color w:val="000000"/>
                <w:sz w:val="22"/>
                <w:szCs w:val="22"/>
              </w:rPr>
              <w:t xml:space="preserve">devra </w:t>
            </w:r>
          </w:ins>
        </w:sdtContent>
      </w:sdt>
      <w:r>
        <w:rPr>
          <w:color w:val="000000"/>
          <w:sz w:val="22"/>
          <w:szCs w:val="22"/>
        </w:rPr>
        <w:t>accepter la participation à l’étude.</w:t>
      </w:r>
    </w:p>
    <w:p w14:paraId="0000010E" w14:textId="77777777" w:rsidR="001C4A6F" w:rsidRDefault="00C23C04">
      <w:pPr>
        <w:pBdr>
          <w:top w:val="nil"/>
          <w:left w:val="nil"/>
          <w:bottom w:val="nil"/>
          <w:right w:val="nil"/>
          <w:between w:val="nil"/>
        </w:pBdr>
        <w:tabs>
          <w:tab w:val="left" w:pos="7088"/>
        </w:tabs>
        <w:jc w:val="both"/>
        <w:rPr>
          <w:color w:val="000000"/>
          <w:sz w:val="22"/>
          <w:szCs w:val="22"/>
        </w:rPr>
      </w:pPr>
      <w:r>
        <w:rPr>
          <w:color w:val="000000"/>
          <w:sz w:val="22"/>
          <w:szCs w:val="22"/>
        </w:rPr>
        <w:t>Ensuite une série de questions permettra la sélection des volontaires (annexe3) :</w:t>
      </w:r>
    </w:p>
    <w:p w14:paraId="0000010F" w14:textId="77777777" w:rsidR="001C4A6F" w:rsidRDefault="00C23C04">
      <w:pPr>
        <w:numPr>
          <w:ilvl w:val="0"/>
          <w:numId w:val="11"/>
        </w:numPr>
        <w:pBdr>
          <w:top w:val="nil"/>
          <w:left w:val="nil"/>
          <w:bottom w:val="nil"/>
          <w:right w:val="nil"/>
          <w:between w:val="nil"/>
        </w:pBdr>
        <w:tabs>
          <w:tab w:val="left" w:pos="7088"/>
        </w:tabs>
        <w:jc w:val="both"/>
        <w:rPr>
          <w:color w:val="000000"/>
          <w:sz w:val="22"/>
          <w:szCs w:val="22"/>
        </w:rPr>
      </w:pPr>
      <w:r>
        <w:rPr>
          <w:color w:val="000000"/>
          <w:sz w:val="22"/>
          <w:szCs w:val="22"/>
        </w:rPr>
        <w:t>Soit non éligibles à participer à l’étude</w:t>
      </w:r>
    </w:p>
    <w:p w14:paraId="00000110" w14:textId="77777777" w:rsidR="001C4A6F" w:rsidRDefault="00C23C04">
      <w:pPr>
        <w:numPr>
          <w:ilvl w:val="0"/>
          <w:numId w:val="11"/>
        </w:numPr>
        <w:pBdr>
          <w:top w:val="nil"/>
          <w:left w:val="nil"/>
          <w:bottom w:val="nil"/>
          <w:right w:val="nil"/>
          <w:between w:val="nil"/>
        </w:pBdr>
        <w:tabs>
          <w:tab w:val="left" w:pos="7088"/>
        </w:tabs>
        <w:jc w:val="both"/>
        <w:rPr>
          <w:color w:val="000000"/>
          <w:sz w:val="22"/>
          <w:szCs w:val="22"/>
        </w:rPr>
      </w:pPr>
      <w:r>
        <w:rPr>
          <w:color w:val="000000"/>
          <w:sz w:val="22"/>
          <w:szCs w:val="22"/>
        </w:rPr>
        <w:t>Soit pour les diriger vers un des deux outils de décision évalués dans cette étude.</w:t>
      </w:r>
    </w:p>
    <w:p w14:paraId="00000111" w14:textId="77777777" w:rsidR="001C4A6F" w:rsidRDefault="001C4A6F">
      <w:pPr>
        <w:pBdr>
          <w:top w:val="nil"/>
          <w:left w:val="nil"/>
          <w:bottom w:val="nil"/>
          <w:right w:val="nil"/>
          <w:between w:val="nil"/>
        </w:pBdr>
        <w:tabs>
          <w:tab w:val="left" w:pos="7088"/>
        </w:tabs>
        <w:ind w:left="720" w:hanging="708"/>
        <w:jc w:val="both"/>
        <w:rPr>
          <w:color w:val="000000"/>
          <w:sz w:val="22"/>
          <w:szCs w:val="22"/>
        </w:rPr>
      </w:pPr>
    </w:p>
    <w:p w14:paraId="00000112" w14:textId="77777777" w:rsidR="001C4A6F" w:rsidRDefault="00C23C04">
      <w:pPr>
        <w:pBdr>
          <w:top w:val="nil"/>
          <w:left w:val="nil"/>
          <w:bottom w:val="nil"/>
          <w:right w:val="nil"/>
          <w:between w:val="nil"/>
        </w:pBdr>
        <w:tabs>
          <w:tab w:val="left" w:pos="7088"/>
        </w:tabs>
        <w:jc w:val="both"/>
        <w:rPr>
          <w:color w:val="000000"/>
          <w:sz w:val="22"/>
          <w:szCs w:val="22"/>
        </w:rPr>
      </w:pPr>
      <w:r>
        <w:rPr>
          <w:color w:val="000000"/>
          <w:sz w:val="22"/>
          <w:szCs w:val="22"/>
        </w:rPr>
        <w:t>Ce questionnaire exclura de l’étude toute personne mineure et toute personne n’ayant jamais eu un cancer.</w:t>
      </w:r>
    </w:p>
    <w:p w14:paraId="00000113" w14:textId="77777777" w:rsidR="001C4A6F" w:rsidRDefault="00C23C04">
      <w:pPr>
        <w:pBdr>
          <w:top w:val="nil"/>
          <w:left w:val="nil"/>
          <w:bottom w:val="nil"/>
          <w:right w:val="nil"/>
          <w:between w:val="nil"/>
        </w:pBdr>
        <w:tabs>
          <w:tab w:val="left" w:pos="7088"/>
        </w:tabs>
        <w:jc w:val="both"/>
        <w:rPr>
          <w:color w:val="000000"/>
          <w:sz w:val="22"/>
          <w:szCs w:val="22"/>
        </w:rPr>
      </w:pPr>
      <w:r>
        <w:rPr>
          <w:color w:val="000000"/>
          <w:sz w:val="22"/>
          <w:szCs w:val="22"/>
        </w:rPr>
        <w:t>Les autres personnes pourront participer à la réponse aux questionnaires :</w:t>
      </w:r>
    </w:p>
    <w:p w14:paraId="00000114" w14:textId="77777777" w:rsidR="001C4A6F" w:rsidRDefault="00C23C04">
      <w:pPr>
        <w:numPr>
          <w:ilvl w:val="0"/>
          <w:numId w:val="11"/>
        </w:numPr>
        <w:pBdr>
          <w:top w:val="nil"/>
          <w:left w:val="nil"/>
          <w:bottom w:val="nil"/>
          <w:right w:val="nil"/>
          <w:between w:val="nil"/>
        </w:pBdr>
        <w:tabs>
          <w:tab w:val="left" w:pos="7088"/>
        </w:tabs>
        <w:jc w:val="both"/>
        <w:rPr>
          <w:color w:val="000000"/>
          <w:sz w:val="22"/>
          <w:szCs w:val="22"/>
        </w:rPr>
      </w:pPr>
      <w:r>
        <w:rPr>
          <w:color w:val="000000"/>
          <w:sz w:val="22"/>
          <w:szCs w:val="22"/>
        </w:rPr>
        <w:t xml:space="preserve">Si le répondeur est une femme de </w:t>
      </w:r>
      <w:sdt>
        <w:sdtPr>
          <w:tag w:val="goog_rdk_12"/>
          <w:id w:val="1143091285"/>
        </w:sdtPr>
        <w:sdtContent>
          <w:commentRangeStart w:id="99"/>
        </w:sdtContent>
      </w:sdt>
      <w:r>
        <w:rPr>
          <w:color w:val="000000"/>
          <w:sz w:val="22"/>
          <w:szCs w:val="22"/>
        </w:rPr>
        <w:t>60 a</w:t>
      </w:r>
      <w:commentRangeEnd w:id="99"/>
      <w:r>
        <w:commentReference w:id="99"/>
      </w:r>
      <w:r>
        <w:rPr>
          <w:color w:val="000000"/>
          <w:sz w:val="22"/>
          <w:szCs w:val="22"/>
        </w:rPr>
        <w:t xml:space="preserve">ns ou plus ayant ou ayant eu un cancer du sein le répondeur sera dirigé vers le questionnaire sur l’outil d’aide à la décision 1- radiothérapie conventionnelle, peropératoire ou abstention de radiothérapie (annexe 4) </w:t>
      </w:r>
    </w:p>
    <w:p w14:paraId="00000115" w14:textId="5BE2BF04" w:rsidR="001C4A6F" w:rsidRDefault="00C23C04">
      <w:pPr>
        <w:numPr>
          <w:ilvl w:val="0"/>
          <w:numId w:val="11"/>
        </w:numPr>
        <w:pBdr>
          <w:top w:val="nil"/>
          <w:left w:val="nil"/>
          <w:bottom w:val="nil"/>
          <w:right w:val="nil"/>
          <w:between w:val="nil"/>
        </w:pBdr>
        <w:tabs>
          <w:tab w:val="left" w:pos="7088"/>
        </w:tabs>
        <w:jc w:val="both"/>
        <w:rPr>
          <w:color w:val="000000"/>
          <w:sz w:val="22"/>
          <w:szCs w:val="22"/>
        </w:rPr>
      </w:pPr>
      <w:r>
        <w:rPr>
          <w:color w:val="000000"/>
          <w:sz w:val="22"/>
          <w:szCs w:val="22"/>
        </w:rPr>
        <w:t>Si ces conditions ne correspondent pas à la personne qui est en train de remplir le questionnaire, cette personne sera dirigé</w:t>
      </w:r>
      <w:ins w:id="100" w:author="Clémence CASANOVA" w:date="2020-07-20T12:25:00Z">
        <w:r w:rsidR="00217899">
          <w:rPr>
            <w:color w:val="000000"/>
            <w:sz w:val="22"/>
            <w:szCs w:val="22"/>
          </w:rPr>
          <w:t>e</w:t>
        </w:r>
      </w:ins>
      <w:r>
        <w:rPr>
          <w:color w:val="000000"/>
          <w:sz w:val="22"/>
          <w:szCs w:val="22"/>
        </w:rPr>
        <w:t xml:space="preserve"> vers le questionnaire sur l’Outil d’aide à la décision 2- – participation (ou non) a un essai clinique de phase précoce (annexe 5)</w:t>
      </w:r>
    </w:p>
    <w:p w14:paraId="00000116" w14:textId="77777777" w:rsidR="001C4A6F" w:rsidRDefault="00C23C04">
      <w:pPr>
        <w:pBdr>
          <w:top w:val="nil"/>
          <w:left w:val="nil"/>
          <w:bottom w:val="nil"/>
          <w:right w:val="nil"/>
          <w:between w:val="nil"/>
        </w:pBdr>
        <w:tabs>
          <w:tab w:val="left" w:pos="7088"/>
        </w:tabs>
        <w:jc w:val="both"/>
        <w:rPr>
          <w:color w:val="000000"/>
          <w:sz w:val="22"/>
          <w:szCs w:val="22"/>
        </w:rPr>
      </w:pPr>
      <w:r>
        <w:rPr>
          <w:color w:val="000000"/>
          <w:sz w:val="22"/>
          <w:szCs w:val="22"/>
        </w:rPr>
        <w:t>La réponse à ces questionnaires sera anonyme, l’adresse IP et l’adresse e-mail du participant ne sera pas collectée. Seulement les cookies du dispositif seront collectés. Ce type de données ne permet pas d’identifier la personne, mais empêche qu’une même personne puisse participer plusieurs fois à l’étude avec le même dispositif.</w:t>
      </w:r>
    </w:p>
    <w:p w14:paraId="00000117" w14:textId="77777777" w:rsidR="001C4A6F" w:rsidRDefault="001C4A6F">
      <w:pPr>
        <w:pBdr>
          <w:top w:val="nil"/>
          <w:left w:val="nil"/>
          <w:bottom w:val="nil"/>
          <w:right w:val="nil"/>
          <w:between w:val="nil"/>
        </w:pBdr>
        <w:tabs>
          <w:tab w:val="left" w:pos="7088"/>
        </w:tabs>
        <w:jc w:val="both"/>
        <w:rPr>
          <w:color w:val="000000"/>
        </w:rPr>
      </w:pPr>
    </w:p>
    <w:p w14:paraId="00000118" w14:textId="77777777" w:rsidR="001C4A6F" w:rsidRDefault="00C23C04">
      <w:pPr>
        <w:pBdr>
          <w:top w:val="nil"/>
          <w:left w:val="nil"/>
          <w:bottom w:val="nil"/>
          <w:right w:val="nil"/>
          <w:between w:val="nil"/>
        </w:pBdr>
        <w:rPr>
          <w:b/>
          <w:color w:val="000000"/>
        </w:rPr>
      </w:pPr>
      <w:r>
        <w:rPr>
          <w:b/>
          <w:color w:val="000000"/>
        </w:rPr>
        <w:lastRenderedPageBreak/>
        <w:t>Pour la participation à l’entretien :</w:t>
      </w:r>
    </w:p>
    <w:p w14:paraId="00000119" w14:textId="77777777" w:rsidR="001C4A6F" w:rsidRDefault="001C4A6F">
      <w:pPr>
        <w:pBdr>
          <w:top w:val="nil"/>
          <w:left w:val="nil"/>
          <w:bottom w:val="nil"/>
          <w:right w:val="nil"/>
          <w:between w:val="nil"/>
        </w:pBdr>
        <w:rPr>
          <w:b/>
          <w:color w:val="000000"/>
        </w:rPr>
      </w:pPr>
    </w:p>
    <w:p w14:paraId="0000011A" w14:textId="77777777" w:rsidR="001C4A6F" w:rsidRDefault="00CC3EEE">
      <w:pPr>
        <w:pBdr>
          <w:top w:val="nil"/>
          <w:left w:val="nil"/>
          <w:bottom w:val="nil"/>
          <w:right w:val="nil"/>
          <w:between w:val="nil"/>
        </w:pBdr>
        <w:tabs>
          <w:tab w:val="left" w:pos="7088"/>
        </w:tabs>
        <w:spacing w:after="160" w:line="259" w:lineRule="auto"/>
        <w:rPr>
          <w:color w:val="000000"/>
          <w:sz w:val="22"/>
          <w:szCs w:val="22"/>
        </w:rPr>
      </w:pPr>
      <w:sdt>
        <w:sdtPr>
          <w:tag w:val="goog_rdk_13"/>
          <w:id w:val="1475175938"/>
        </w:sdtPr>
        <w:sdtContent>
          <w:commentRangeStart w:id="101"/>
        </w:sdtContent>
      </w:sdt>
      <w:r w:rsidR="00C23C04">
        <w:rPr>
          <w:color w:val="000000"/>
          <w:sz w:val="22"/>
          <w:szCs w:val="22"/>
        </w:rPr>
        <w:t xml:space="preserve">Le recrutement </w:t>
      </w:r>
      <w:commentRangeEnd w:id="101"/>
      <w:r w:rsidR="00C23C04">
        <w:commentReference w:id="101"/>
      </w:r>
      <w:r w:rsidR="00C23C04">
        <w:rPr>
          <w:color w:val="000000"/>
          <w:sz w:val="22"/>
          <w:szCs w:val="22"/>
        </w:rPr>
        <w:t xml:space="preserve">se fera à travers les équipes cliniques concernées de l’IPC, les potentiels participants recevront une notice informative concernant les objectifs de l’étude. </w:t>
      </w:r>
    </w:p>
    <w:p w14:paraId="0000011B" w14:textId="77777777" w:rsidR="001C4A6F" w:rsidRDefault="00C23C04">
      <w:pPr>
        <w:pBdr>
          <w:top w:val="nil"/>
          <w:left w:val="nil"/>
          <w:bottom w:val="nil"/>
          <w:right w:val="nil"/>
          <w:between w:val="nil"/>
        </w:pBdr>
        <w:tabs>
          <w:tab w:val="left" w:pos="7088"/>
        </w:tabs>
        <w:spacing w:after="160" w:line="259" w:lineRule="auto"/>
        <w:rPr>
          <w:color w:val="000000"/>
          <w:sz w:val="22"/>
          <w:szCs w:val="22"/>
        </w:rPr>
      </w:pPr>
      <w:r>
        <w:rPr>
          <w:color w:val="000000"/>
          <w:sz w:val="22"/>
          <w:szCs w:val="22"/>
        </w:rPr>
        <w:t>Seront invités à participer les adultes volontaires et ayant été traités pour un cancer (outil sur les essais précoces). Seront exclues toutes les personnes qui ne correspondent pas à ces critères.</w:t>
      </w:r>
    </w:p>
    <w:p w14:paraId="0000011C" w14:textId="77777777" w:rsidR="001C4A6F" w:rsidRDefault="00C23C04">
      <w:pPr>
        <w:pBdr>
          <w:top w:val="nil"/>
          <w:left w:val="nil"/>
          <w:bottom w:val="nil"/>
          <w:right w:val="nil"/>
          <w:between w:val="nil"/>
        </w:pBdr>
        <w:tabs>
          <w:tab w:val="left" w:pos="7088"/>
        </w:tabs>
        <w:spacing w:after="160" w:line="259" w:lineRule="auto"/>
        <w:rPr>
          <w:color w:val="000000"/>
          <w:sz w:val="22"/>
          <w:szCs w:val="22"/>
        </w:rPr>
      </w:pPr>
      <w:r>
        <w:rPr>
          <w:color w:val="000000"/>
          <w:sz w:val="22"/>
          <w:szCs w:val="22"/>
        </w:rPr>
        <w:t xml:space="preserve">La durée de participation aux entretiens est d’environ 15 à 45 minutes. Ils seront effectués au sein de l’établissement médical. Il sera demandé en début d’entretien de confirmer la participation volontaire après avoir reçu une note d’information. Les entretiens enregistrés seront retranscrits en supprimant toute référence à des personnes ou toute information rendant l’entretien directement ou indirectement nominatif. </w:t>
      </w:r>
    </w:p>
    <w:p w14:paraId="0000011D" w14:textId="77777777" w:rsidR="001C4A6F" w:rsidRDefault="001C4A6F">
      <w:pPr>
        <w:pBdr>
          <w:top w:val="nil"/>
          <w:left w:val="nil"/>
          <w:bottom w:val="nil"/>
          <w:right w:val="nil"/>
          <w:between w:val="nil"/>
        </w:pBdr>
        <w:rPr>
          <w:color w:val="000000"/>
        </w:rPr>
      </w:pPr>
    </w:p>
    <w:p w14:paraId="0000011E" w14:textId="77777777" w:rsidR="001C4A6F" w:rsidRDefault="00C23C04">
      <w:pPr>
        <w:pStyle w:val="Titre2"/>
        <w:ind w:firstLine="567"/>
        <w:jc w:val="both"/>
        <w:rPr>
          <w:rFonts w:ascii="Arial" w:eastAsia="Arial" w:hAnsi="Arial" w:cs="Arial"/>
        </w:rPr>
      </w:pPr>
      <w:bookmarkStart w:id="102" w:name="_heading=h.1ksv4uv" w:colFirst="0" w:colLast="0"/>
      <w:bookmarkEnd w:id="102"/>
      <w:r>
        <w:rPr>
          <w:rFonts w:ascii="Arial" w:eastAsia="Arial" w:hAnsi="Arial" w:cs="Arial"/>
        </w:rPr>
        <w:t>4.4 Durée prévue de participation des personnes et durée de l’étude</w:t>
      </w:r>
    </w:p>
    <w:p w14:paraId="0000011F" w14:textId="396FBC4B" w:rsidR="001C4A6F" w:rsidRDefault="00C23C04">
      <w:pPr>
        <w:pBdr>
          <w:top w:val="nil"/>
          <w:left w:val="nil"/>
          <w:bottom w:val="nil"/>
          <w:right w:val="nil"/>
          <w:between w:val="nil"/>
        </w:pBdr>
        <w:rPr>
          <w:color w:val="000000"/>
          <w:sz w:val="22"/>
          <w:szCs w:val="22"/>
        </w:rPr>
      </w:pPr>
      <w:r>
        <w:rPr>
          <w:color w:val="000000"/>
          <w:sz w:val="22"/>
          <w:szCs w:val="22"/>
        </w:rPr>
        <w:t xml:space="preserve">Durée des inclusions : </w:t>
      </w:r>
      <w:sdt>
        <w:sdtPr>
          <w:tag w:val="goog_rdk_14"/>
          <w:id w:val="-1361279436"/>
        </w:sdtPr>
        <w:sdtContent>
          <w:ins w:id="103" w:author="Fátima Gauna" w:date="2020-07-17T13:00:00Z">
            <w:r>
              <w:rPr>
                <w:color w:val="000000"/>
                <w:sz w:val="22"/>
                <w:szCs w:val="22"/>
              </w:rPr>
              <w:t>Octobre</w:t>
            </w:r>
          </w:ins>
        </w:sdtContent>
      </w:sdt>
      <w:sdt>
        <w:sdtPr>
          <w:tag w:val="goog_rdk_15"/>
          <w:id w:val="838434747"/>
        </w:sdtPr>
        <w:sdtContent>
          <w:sdt>
            <w:sdtPr>
              <w:tag w:val="goog_rdk_16"/>
              <w:id w:val="-507215469"/>
            </w:sdtPr>
            <w:sdtContent>
              <w:commentRangeStart w:id="104"/>
            </w:sdtContent>
          </w:sdt>
          <w:del w:id="105" w:author="Fátima Gauna" w:date="2020-07-17T13:00:00Z">
            <w:r>
              <w:rPr>
                <w:color w:val="000000"/>
                <w:sz w:val="22"/>
                <w:szCs w:val="22"/>
              </w:rPr>
              <w:delText>Juillet</w:delText>
            </w:r>
          </w:del>
        </w:sdtContent>
      </w:sdt>
      <w:r>
        <w:rPr>
          <w:color w:val="000000"/>
          <w:sz w:val="22"/>
          <w:szCs w:val="22"/>
        </w:rPr>
        <w:t xml:space="preserve"> 2020 - </w:t>
      </w:r>
      <w:sdt>
        <w:sdtPr>
          <w:tag w:val="goog_rdk_17"/>
          <w:id w:val="-1761976124"/>
        </w:sdtPr>
        <w:sdtContent>
          <w:ins w:id="106" w:author="Fátima Gauna" w:date="2020-07-17T13:00:00Z">
            <w:r>
              <w:rPr>
                <w:color w:val="000000"/>
                <w:sz w:val="22"/>
                <w:szCs w:val="22"/>
              </w:rPr>
              <w:t>Avril</w:t>
            </w:r>
          </w:ins>
        </w:sdtContent>
      </w:sdt>
      <w:sdt>
        <w:sdtPr>
          <w:tag w:val="goog_rdk_18"/>
          <w:id w:val="-1474741902"/>
        </w:sdtPr>
        <w:sdtContent>
          <w:del w:id="107" w:author="Fátima Gauna" w:date="2020-07-17T13:00:00Z">
            <w:r>
              <w:rPr>
                <w:color w:val="000000"/>
                <w:sz w:val="22"/>
                <w:szCs w:val="22"/>
              </w:rPr>
              <w:delText>Décembre</w:delText>
            </w:r>
          </w:del>
        </w:sdtContent>
      </w:sdt>
      <w:r>
        <w:rPr>
          <w:color w:val="000000"/>
          <w:sz w:val="22"/>
          <w:szCs w:val="22"/>
        </w:rPr>
        <w:t xml:space="preserve"> 202</w:t>
      </w:r>
      <w:del w:id="108" w:author="Fátima Gauna" w:date="2020-07-22T14:16:00Z">
        <w:r w:rsidDel="00CC3EEE">
          <w:rPr>
            <w:color w:val="000000"/>
            <w:sz w:val="22"/>
            <w:szCs w:val="22"/>
          </w:rPr>
          <w:delText>0</w:delText>
        </w:r>
        <w:commentRangeEnd w:id="104"/>
        <w:r w:rsidDel="00CC3EEE">
          <w:commentReference w:id="104"/>
        </w:r>
      </w:del>
      <w:ins w:id="109" w:author="Fátima Gauna" w:date="2020-07-22T14:16:00Z">
        <w:r w:rsidR="00CC3EEE">
          <w:rPr>
            <w:color w:val="000000"/>
            <w:sz w:val="22"/>
            <w:szCs w:val="22"/>
          </w:rPr>
          <w:t>1</w:t>
        </w:r>
      </w:ins>
    </w:p>
    <w:p w14:paraId="00000120" w14:textId="77777777" w:rsidR="001C4A6F" w:rsidRDefault="00C23C04">
      <w:pPr>
        <w:pBdr>
          <w:top w:val="nil"/>
          <w:left w:val="nil"/>
          <w:bottom w:val="nil"/>
          <w:right w:val="nil"/>
          <w:between w:val="nil"/>
        </w:pBdr>
        <w:rPr>
          <w:color w:val="000000"/>
          <w:sz w:val="22"/>
          <w:szCs w:val="22"/>
        </w:rPr>
      </w:pPr>
      <w:r>
        <w:rPr>
          <w:color w:val="000000"/>
          <w:sz w:val="22"/>
          <w:szCs w:val="22"/>
        </w:rPr>
        <w:t>Durée de participation : La durée de participation est de quelques minutes (15-45 minutes pour les entretiens et 20-30 minutes pour la réponse aux questionnaires)</w:t>
      </w:r>
    </w:p>
    <w:p w14:paraId="00000121" w14:textId="77777777" w:rsidR="001C4A6F" w:rsidRDefault="00C23C04">
      <w:pPr>
        <w:pBdr>
          <w:top w:val="nil"/>
          <w:left w:val="nil"/>
          <w:bottom w:val="nil"/>
          <w:right w:val="nil"/>
          <w:between w:val="nil"/>
        </w:pBdr>
        <w:rPr>
          <w:color w:val="000000"/>
          <w:sz w:val="22"/>
          <w:szCs w:val="22"/>
        </w:rPr>
      </w:pPr>
      <w:r>
        <w:rPr>
          <w:color w:val="000000"/>
          <w:sz w:val="22"/>
          <w:szCs w:val="22"/>
        </w:rPr>
        <w:t>Durée du suivi : pas de suivi</w:t>
      </w:r>
    </w:p>
    <w:p w14:paraId="00000122" w14:textId="77777777" w:rsidR="001C4A6F" w:rsidRDefault="00C23C04">
      <w:pPr>
        <w:pBdr>
          <w:top w:val="nil"/>
          <w:left w:val="nil"/>
          <w:bottom w:val="nil"/>
          <w:right w:val="nil"/>
          <w:between w:val="nil"/>
        </w:pBdr>
        <w:rPr>
          <w:color w:val="000000"/>
          <w:sz w:val="22"/>
          <w:szCs w:val="22"/>
        </w:rPr>
      </w:pPr>
      <w:r>
        <w:rPr>
          <w:color w:val="000000"/>
          <w:sz w:val="22"/>
          <w:szCs w:val="22"/>
        </w:rPr>
        <w:t>Durée totale de l’étude : 6 mois</w:t>
      </w:r>
    </w:p>
    <w:p w14:paraId="00000123" w14:textId="77777777" w:rsidR="001C4A6F" w:rsidRDefault="001C4A6F">
      <w:pPr>
        <w:pBdr>
          <w:top w:val="nil"/>
          <w:left w:val="nil"/>
          <w:bottom w:val="nil"/>
          <w:right w:val="nil"/>
          <w:between w:val="nil"/>
        </w:pBdr>
        <w:rPr>
          <w:color w:val="000000"/>
          <w:sz w:val="22"/>
          <w:szCs w:val="22"/>
        </w:rPr>
      </w:pPr>
    </w:p>
    <w:p w14:paraId="00000124" w14:textId="77777777" w:rsidR="001C4A6F" w:rsidRDefault="00C23C04">
      <w:pPr>
        <w:pStyle w:val="Titre2"/>
        <w:ind w:firstLine="567"/>
        <w:jc w:val="both"/>
        <w:rPr>
          <w:rFonts w:ascii="Arial" w:eastAsia="Arial" w:hAnsi="Arial" w:cs="Arial"/>
        </w:rPr>
      </w:pPr>
      <w:bookmarkStart w:id="110" w:name="_heading=h.44sinio" w:colFirst="0" w:colLast="0"/>
      <w:bookmarkEnd w:id="110"/>
      <w:r>
        <w:rPr>
          <w:rFonts w:ascii="Arial" w:eastAsia="Arial" w:hAnsi="Arial" w:cs="Arial"/>
        </w:rPr>
        <w:t>4.5 Description des règles d’arrêt définitif ou temporaire de la recherche</w:t>
      </w:r>
    </w:p>
    <w:p w14:paraId="00000125" w14:textId="77777777" w:rsidR="001C4A6F" w:rsidRDefault="00C23C04">
      <w:pPr>
        <w:pBdr>
          <w:top w:val="nil"/>
          <w:left w:val="nil"/>
          <w:bottom w:val="nil"/>
          <w:right w:val="nil"/>
          <w:between w:val="nil"/>
        </w:pBdr>
        <w:jc w:val="both"/>
        <w:rPr>
          <w:color w:val="2C2A2A"/>
          <w:sz w:val="22"/>
          <w:szCs w:val="22"/>
        </w:rPr>
      </w:pPr>
      <w:proofErr w:type="gramStart"/>
      <w:r>
        <w:rPr>
          <w:color w:val="2C2A2A"/>
          <w:sz w:val="22"/>
          <w:szCs w:val="22"/>
        </w:rPr>
        <w:t>4.5.1  De</w:t>
      </w:r>
      <w:proofErr w:type="gramEnd"/>
      <w:r>
        <w:rPr>
          <w:color w:val="2C2A2A"/>
          <w:sz w:val="22"/>
          <w:szCs w:val="22"/>
        </w:rPr>
        <w:t xml:space="preserve"> la participation d’une personne à la recherche :</w:t>
      </w:r>
    </w:p>
    <w:p w14:paraId="00000126" w14:textId="77777777" w:rsidR="001C4A6F" w:rsidRDefault="00C23C04">
      <w:pPr>
        <w:numPr>
          <w:ilvl w:val="0"/>
          <w:numId w:val="1"/>
        </w:numPr>
        <w:pBdr>
          <w:top w:val="nil"/>
          <w:left w:val="nil"/>
          <w:bottom w:val="nil"/>
          <w:right w:val="nil"/>
          <w:between w:val="nil"/>
        </w:pBdr>
        <w:ind w:left="0" w:firstLine="0"/>
        <w:jc w:val="both"/>
        <w:rPr>
          <w:color w:val="000000"/>
          <w:sz w:val="22"/>
          <w:szCs w:val="22"/>
        </w:rPr>
      </w:pPr>
      <w:r>
        <w:rPr>
          <w:color w:val="2C2A2A"/>
          <w:sz w:val="22"/>
          <w:szCs w:val="22"/>
        </w:rPr>
        <w:t xml:space="preserve">Retrait de consentement, décision de l’investigateur, décès </w:t>
      </w:r>
    </w:p>
    <w:p w14:paraId="00000127" w14:textId="77777777" w:rsidR="001C4A6F" w:rsidRDefault="001C4A6F">
      <w:pPr>
        <w:pBdr>
          <w:top w:val="nil"/>
          <w:left w:val="nil"/>
          <w:bottom w:val="nil"/>
          <w:right w:val="nil"/>
          <w:between w:val="nil"/>
        </w:pBdr>
        <w:jc w:val="both"/>
        <w:rPr>
          <w:color w:val="000000"/>
          <w:sz w:val="22"/>
          <w:szCs w:val="22"/>
        </w:rPr>
      </w:pPr>
    </w:p>
    <w:p w14:paraId="00000128" w14:textId="77777777" w:rsidR="001C4A6F" w:rsidRDefault="00C23C04">
      <w:pPr>
        <w:pBdr>
          <w:top w:val="nil"/>
          <w:left w:val="nil"/>
          <w:bottom w:val="nil"/>
          <w:right w:val="nil"/>
          <w:between w:val="nil"/>
        </w:pBdr>
        <w:jc w:val="both"/>
        <w:rPr>
          <w:color w:val="000000"/>
          <w:sz w:val="22"/>
          <w:szCs w:val="22"/>
        </w:rPr>
      </w:pPr>
      <w:r>
        <w:rPr>
          <w:color w:val="000000"/>
          <w:sz w:val="22"/>
          <w:szCs w:val="22"/>
        </w:rPr>
        <w:t>Procédure de suivi de la personne :</w:t>
      </w:r>
    </w:p>
    <w:p w14:paraId="00000129" w14:textId="77777777" w:rsidR="001C4A6F" w:rsidRDefault="00C23C04">
      <w:pPr>
        <w:pBdr>
          <w:top w:val="nil"/>
          <w:left w:val="nil"/>
          <w:bottom w:val="nil"/>
          <w:right w:val="nil"/>
          <w:between w:val="nil"/>
        </w:pBdr>
        <w:jc w:val="both"/>
        <w:rPr>
          <w:color w:val="000000"/>
          <w:sz w:val="22"/>
          <w:szCs w:val="22"/>
        </w:rPr>
      </w:pPr>
      <w:r>
        <w:rPr>
          <w:color w:val="000000"/>
          <w:sz w:val="22"/>
          <w:szCs w:val="22"/>
        </w:rPr>
        <w:t>Pour les patients IPC la prise en charge sera réalisée selon les habitudes du centre.</w:t>
      </w:r>
    </w:p>
    <w:p w14:paraId="0000012A" w14:textId="77777777" w:rsidR="001C4A6F" w:rsidRDefault="001C4A6F">
      <w:pPr>
        <w:pBdr>
          <w:top w:val="nil"/>
          <w:left w:val="nil"/>
          <w:bottom w:val="nil"/>
          <w:right w:val="nil"/>
          <w:between w:val="nil"/>
        </w:pBdr>
        <w:jc w:val="both"/>
        <w:rPr>
          <w:color w:val="000000"/>
          <w:sz w:val="22"/>
          <w:szCs w:val="22"/>
        </w:rPr>
      </w:pPr>
    </w:p>
    <w:p w14:paraId="0000012B" w14:textId="77777777" w:rsidR="001C4A6F" w:rsidRDefault="001C4A6F">
      <w:pPr>
        <w:pBdr>
          <w:top w:val="nil"/>
          <w:left w:val="nil"/>
          <w:bottom w:val="nil"/>
          <w:right w:val="nil"/>
          <w:between w:val="nil"/>
        </w:pBdr>
        <w:jc w:val="both"/>
        <w:rPr>
          <w:color w:val="000000"/>
          <w:sz w:val="22"/>
          <w:szCs w:val="22"/>
        </w:rPr>
      </w:pPr>
    </w:p>
    <w:p w14:paraId="0000012C"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4.5.2 D’une partie ou de la totalité de la recherche : </w:t>
      </w:r>
    </w:p>
    <w:p w14:paraId="0000012D" w14:textId="77777777" w:rsidR="001C4A6F" w:rsidRDefault="00C23C04">
      <w:pPr>
        <w:pBdr>
          <w:top w:val="nil"/>
          <w:left w:val="nil"/>
          <w:bottom w:val="nil"/>
          <w:right w:val="nil"/>
          <w:between w:val="nil"/>
        </w:pBdr>
        <w:jc w:val="both"/>
        <w:rPr>
          <w:color w:val="000000"/>
          <w:sz w:val="22"/>
          <w:szCs w:val="22"/>
        </w:rPr>
      </w:pPr>
      <w:r>
        <w:rPr>
          <w:color w:val="000000"/>
          <w:sz w:val="22"/>
          <w:szCs w:val="22"/>
        </w:rPr>
        <w:t>Les motifs d'arrêt prématuré de la recherche, définitif ou temporaire de l'étude seront sur décision du promoteur.</w:t>
      </w:r>
    </w:p>
    <w:p w14:paraId="0000012E" w14:textId="77777777" w:rsidR="001C4A6F" w:rsidRDefault="001C4A6F">
      <w:pPr>
        <w:pBdr>
          <w:top w:val="nil"/>
          <w:left w:val="nil"/>
          <w:bottom w:val="nil"/>
          <w:right w:val="nil"/>
          <w:between w:val="nil"/>
        </w:pBdr>
        <w:jc w:val="both"/>
        <w:rPr>
          <w:color w:val="000000"/>
          <w:sz w:val="22"/>
          <w:szCs w:val="22"/>
        </w:rPr>
      </w:pPr>
    </w:p>
    <w:p w14:paraId="0000012F" w14:textId="77777777" w:rsidR="001C4A6F" w:rsidRDefault="00C23C04">
      <w:pPr>
        <w:pStyle w:val="Titre2"/>
        <w:ind w:firstLine="567"/>
        <w:jc w:val="both"/>
        <w:rPr>
          <w:rFonts w:ascii="Arial" w:eastAsia="Arial" w:hAnsi="Arial" w:cs="Arial"/>
        </w:rPr>
      </w:pPr>
      <w:bookmarkStart w:id="111" w:name="_heading=h.2jxsxqh" w:colFirst="0" w:colLast="0"/>
      <w:bookmarkEnd w:id="111"/>
      <w:r>
        <w:rPr>
          <w:rFonts w:ascii="Arial" w:eastAsia="Arial" w:hAnsi="Arial" w:cs="Arial"/>
        </w:rPr>
        <w:t xml:space="preserve">4.6 Définition de la fin de la recherche </w:t>
      </w:r>
    </w:p>
    <w:p w14:paraId="00000130"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La fin de la recherche correspond au terme de la participation de la dernière personne qui se prête à la recherche </w:t>
      </w:r>
    </w:p>
    <w:p w14:paraId="00000131" w14:textId="77777777" w:rsidR="001C4A6F" w:rsidRDefault="001C4A6F">
      <w:pPr>
        <w:pBdr>
          <w:top w:val="nil"/>
          <w:left w:val="nil"/>
          <w:bottom w:val="nil"/>
          <w:right w:val="nil"/>
          <w:between w:val="nil"/>
        </w:pBdr>
        <w:rPr>
          <w:color w:val="000000"/>
          <w:sz w:val="22"/>
          <w:szCs w:val="22"/>
        </w:rPr>
      </w:pPr>
    </w:p>
    <w:p w14:paraId="00000132" w14:textId="77777777" w:rsidR="001C4A6F" w:rsidRDefault="001C4A6F">
      <w:pPr>
        <w:pBdr>
          <w:top w:val="nil"/>
          <w:left w:val="nil"/>
          <w:bottom w:val="nil"/>
          <w:right w:val="nil"/>
          <w:between w:val="nil"/>
        </w:pBdr>
        <w:rPr>
          <w:color w:val="000000"/>
          <w:sz w:val="22"/>
          <w:szCs w:val="22"/>
        </w:rPr>
      </w:pPr>
    </w:p>
    <w:p w14:paraId="00000133" w14:textId="77777777" w:rsidR="001C4A6F" w:rsidRDefault="00C23C04">
      <w:pPr>
        <w:pStyle w:val="Titre1"/>
        <w:rPr>
          <w:rFonts w:ascii="Arial" w:eastAsia="Arial" w:hAnsi="Arial" w:cs="Arial"/>
          <w:smallCaps/>
        </w:rPr>
      </w:pPr>
      <w:bookmarkStart w:id="112" w:name="_heading=h.z337ya" w:colFirst="0" w:colLast="0"/>
      <w:bookmarkEnd w:id="112"/>
      <w:r>
        <w:rPr>
          <w:rFonts w:ascii="Arial" w:eastAsia="Arial" w:hAnsi="Arial" w:cs="Arial"/>
          <w:smallCaps/>
        </w:rPr>
        <w:t>5. SÉLECTION DES PERSONNES PARTICIPANTS A LA RECHERCHE</w:t>
      </w:r>
    </w:p>
    <w:p w14:paraId="00000134" w14:textId="77777777" w:rsidR="001C4A6F" w:rsidRDefault="001C4A6F">
      <w:pPr>
        <w:pBdr>
          <w:top w:val="nil"/>
          <w:left w:val="nil"/>
          <w:bottom w:val="nil"/>
          <w:right w:val="nil"/>
          <w:between w:val="nil"/>
        </w:pBdr>
        <w:rPr>
          <w:b/>
          <w:color w:val="000000"/>
        </w:rPr>
      </w:pPr>
    </w:p>
    <w:p w14:paraId="00000135" w14:textId="77777777" w:rsidR="001C4A6F" w:rsidRDefault="00C23C04">
      <w:pPr>
        <w:pStyle w:val="Titre2"/>
        <w:ind w:firstLine="567"/>
        <w:jc w:val="both"/>
        <w:rPr>
          <w:rFonts w:ascii="Arial" w:eastAsia="Arial" w:hAnsi="Arial" w:cs="Arial"/>
        </w:rPr>
      </w:pPr>
      <w:bookmarkStart w:id="113" w:name="_heading=h.3j2qqm3" w:colFirst="0" w:colLast="0"/>
      <w:bookmarkEnd w:id="113"/>
      <w:r>
        <w:rPr>
          <w:rFonts w:ascii="Arial" w:eastAsia="Arial" w:hAnsi="Arial" w:cs="Arial"/>
        </w:rPr>
        <w:t>5.1 Critères d’inclusion</w:t>
      </w:r>
    </w:p>
    <w:p w14:paraId="00000136" w14:textId="77777777" w:rsidR="001C4A6F" w:rsidRDefault="00C23C04">
      <w:pPr>
        <w:pBdr>
          <w:top w:val="nil"/>
          <w:left w:val="nil"/>
          <w:bottom w:val="nil"/>
          <w:right w:val="nil"/>
          <w:between w:val="nil"/>
        </w:pBdr>
        <w:rPr>
          <w:color w:val="000000"/>
          <w:sz w:val="22"/>
          <w:szCs w:val="22"/>
        </w:rPr>
      </w:pPr>
      <w:r>
        <w:rPr>
          <w:color w:val="000000"/>
          <w:sz w:val="22"/>
          <w:szCs w:val="22"/>
        </w:rPr>
        <w:t>Pour le questionnaire portent sur l’outil de décision 1 - Radiothérapie conventionnelle, peropératoire ou abstention de radiothérapie </w:t>
      </w:r>
    </w:p>
    <w:p w14:paraId="00000137" w14:textId="77777777" w:rsidR="001C4A6F" w:rsidRDefault="00CC3EEE">
      <w:pPr>
        <w:numPr>
          <w:ilvl w:val="0"/>
          <w:numId w:val="11"/>
        </w:numPr>
        <w:pBdr>
          <w:top w:val="nil"/>
          <w:left w:val="nil"/>
          <w:bottom w:val="nil"/>
          <w:right w:val="nil"/>
          <w:between w:val="nil"/>
        </w:pBdr>
        <w:rPr>
          <w:color w:val="000000"/>
          <w:sz w:val="22"/>
          <w:szCs w:val="22"/>
        </w:rPr>
      </w:pPr>
      <w:sdt>
        <w:sdtPr>
          <w:tag w:val="goog_rdk_19"/>
          <w:id w:val="-594396894"/>
        </w:sdtPr>
        <w:sdtContent>
          <w:r w:rsidR="00C23C04">
            <w:rPr>
              <w:rFonts w:ascii="Arial Unicode MS" w:eastAsia="Arial Unicode MS" w:hAnsi="Arial Unicode MS" w:cs="Arial Unicode MS"/>
              <w:color w:val="000000"/>
              <w:sz w:val="22"/>
              <w:szCs w:val="22"/>
            </w:rPr>
            <w:t xml:space="preserve">Femmes d’âge ≥ 60 ans </w:t>
          </w:r>
        </w:sdtContent>
      </w:sdt>
    </w:p>
    <w:p w14:paraId="00000138" w14:textId="77777777" w:rsidR="001C4A6F" w:rsidRDefault="00C23C04">
      <w:pPr>
        <w:numPr>
          <w:ilvl w:val="0"/>
          <w:numId w:val="11"/>
        </w:numPr>
        <w:pBdr>
          <w:top w:val="nil"/>
          <w:left w:val="nil"/>
          <w:bottom w:val="nil"/>
          <w:right w:val="nil"/>
          <w:between w:val="nil"/>
        </w:pBdr>
        <w:rPr>
          <w:color w:val="000000"/>
          <w:sz w:val="22"/>
          <w:szCs w:val="22"/>
        </w:rPr>
      </w:pPr>
      <w:proofErr w:type="gramStart"/>
      <w:r>
        <w:rPr>
          <w:color w:val="000000"/>
          <w:sz w:val="22"/>
          <w:szCs w:val="22"/>
        </w:rPr>
        <w:t>ayant</w:t>
      </w:r>
      <w:proofErr w:type="gramEnd"/>
      <w:r>
        <w:rPr>
          <w:color w:val="000000"/>
          <w:sz w:val="22"/>
          <w:szCs w:val="22"/>
        </w:rPr>
        <w:t xml:space="preserve"> ou ayant eu un cancer du sein </w:t>
      </w:r>
    </w:p>
    <w:p w14:paraId="00000139" w14:textId="77777777" w:rsidR="001C4A6F" w:rsidRDefault="00C23C04">
      <w:pPr>
        <w:numPr>
          <w:ilvl w:val="0"/>
          <w:numId w:val="11"/>
        </w:numPr>
        <w:pBdr>
          <w:top w:val="nil"/>
          <w:left w:val="nil"/>
          <w:bottom w:val="nil"/>
          <w:right w:val="nil"/>
          <w:between w:val="nil"/>
        </w:pBdr>
        <w:rPr>
          <w:color w:val="000000"/>
          <w:sz w:val="22"/>
          <w:szCs w:val="22"/>
        </w:rPr>
      </w:pPr>
      <w:r>
        <w:rPr>
          <w:color w:val="000000"/>
          <w:sz w:val="22"/>
          <w:szCs w:val="22"/>
        </w:rPr>
        <w:t xml:space="preserve">Inscrites sur le réseau </w:t>
      </w:r>
      <w:proofErr w:type="spellStart"/>
      <w:r>
        <w:rPr>
          <w:color w:val="000000"/>
          <w:sz w:val="22"/>
          <w:szCs w:val="22"/>
        </w:rPr>
        <w:t>Seintinelles</w:t>
      </w:r>
      <w:proofErr w:type="spellEnd"/>
      <w:r>
        <w:rPr>
          <w:color w:val="000000"/>
          <w:sz w:val="22"/>
          <w:szCs w:val="22"/>
        </w:rPr>
        <w:t>.</w:t>
      </w:r>
    </w:p>
    <w:p w14:paraId="0000013A" w14:textId="77777777" w:rsidR="001C4A6F" w:rsidRDefault="00C23C04">
      <w:pPr>
        <w:widowControl w:val="0"/>
        <w:numPr>
          <w:ilvl w:val="0"/>
          <w:numId w:val="11"/>
        </w:numPr>
        <w:pBdr>
          <w:top w:val="nil"/>
          <w:left w:val="nil"/>
          <w:bottom w:val="nil"/>
          <w:right w:val="nil"/>
          <w:between w:val="nil"/>
        </w:pBdr>
        <w:jc w:val="both"/>
        <w:rPr>
          <w:color w:val="000000"/>
          <w:sz w:val="22"/>
          <w:szCs w:val="22"/>
        </w:rPr>
      </w:pPr>
      <w:r>
        <w:rPr>
          <w:color w:val="000000"/>
          <w:sz w:val="22"/>
          <w:szCs w:val="22"/>
        </w:rPr>
        <w:t>Non opposition suite à l’information délivrée</w:t>
      </w:r>
    </w:p>
    <w:p w14:paraId="0000013B" w14:textId="77777777" w:rsidR="001C4A6F" w:rsidRDefault="001C4A6F">
      <w:pPr>
        <w:pBdr>
          <w:top w:val="nil"/>
          <w:left w:val="nil"/>
          <w:bottom w:val="nil"/>
          <w:right w:val="nil"/>
          <w:between w:val="nil"/>
        </w:pBdr>
        <w:rPr>
          <w:color w:val="000000"/>
          <w:sz w:val="22"/>
          <w:szCs w:val="22"/>
        </w:rPr>
      </w:pPr>
    </w:p>
    <w:p w14:paraId="0000013C" w14:textId="77777777" w:rsidR="001C4A6F" w:rsidRDefault="00C23C04">
      <w:pPr>
        <w:pBdr>
          <w:top w:val="nil"/>
          <w:left w:val="nil"/>
          <w:bottom w:val="nil"/>
          <w:right w:val="nil"/>
          <w:between w:val="nil"/>
        </w:pBdr>
        <w:rPr>
          <w:color w:val="000000"/>
          <w:sz w:val="22"/>
          <w:szCs w:val="22"/>
        </w:rPr>
      </w:pPr>
      <w:r>
        <w:rPr>
          <w:color w:val="000000"/>
          <w:sz w:val="22"/>
          <w:szCs w:val="22"/>
        </w:rPr>
        <w:lastRenderedPageBreak/>
        <w:t>Pour le questionnaire portent sur l’outil de décision 2 - Participation (ou non) à un essai clinique de phase précoce</w:t>
      </w:r>
    </w:p>
    <w:p w14:paraId="0000013D" w14:textId="77777777" w:rsidR="001C4A6F" w:rsidRDefault="00CC3EEE">
      <w:pPr>
        <w:numPr>
          <w:ilvl w:val="0"/>
          <w:numId w:val="11"/>
        </w:numPr>
        <w:pBdr>
          <w:top w:val="nil"/>
          <w:left w:val="nil"/>
          <w:bottom w:val="nil"/>
          <w:right w:val="nil"/>
          <w:between w:val="nil"/>
        </w:pBdr>
        <w:rPr>
          <w:color w:val="000000"/>
          <w:sz w:val="22"/>
          <w:szCs w:val="22"/>
        </w:rPr>
      </w:pPr>
      <w:sdt>
        <w:sdtPr>
          <w:tag w:val="goog_rdk_20"/>
          <w:id w:val="566456807"/>
        </w:sdtPr>
        <w:sdtContent>
          <w:r w:rsidR="00C23C04">
            <w:rPr>
              <w:rFonts w:ascii="Arial Unicode MS" w:eastAsia="Arial Unicode MS" w:hAnsi="Arial Unicode MS" w:cs="Arial Unicode MS"/>
              <w:color w:val="000000"/>
              <w:sz w:val="22"/>
              <w:szCs w:val="22"/>
            </w:rPr>
            <w:t>Age ≥ 18 ans</w:t>
          </w:r>
        </w:sdtContent>
      </w:sdt>
    </w:p>
    <w:p w14:paraId="0000013E" w14:textId="77777777" w:rsidR="001C4A6F" w:rsidRDefault="00C23C04">
      <w:pPr>
        <w:numPr>
          <w:ilvl w:val="0"/>
          <w:numId w:val="11"/>
        </w:numPr>
        <w:pBdr>
          <w:top w:val="nil"/>
          <w:left w:val="nil"/>
          <w:bottom w:val="nil"/>
          <w:right w:val="nil"/>
          <w:between w:val="nil"/>
        </w:pBdr>
        <w:rPr>
          <w:color w:val="000000"/>
          <w:sz w:val="22"/>
          <w:szCs w:val="22"/>
        </w:rPr>
      </w:pPr>
      <w:r>
        <w:rPr>
          <w:color w:val="000000"/>
          <w:sz w:val="22"/>
          <w:szCs w:val="22"/>
        </w:rPr>
        <w:t>Toute personne ayant ou ayant eu un cancer</w:t>
      </w:r>
    </w:p>
    <w:p w14:paraId="0000013F" w14:textId="77777777" w:rsidR="001C4A6F" w:rsidRDefault="00C23C04">
      <w:pPr>
        <w:numPr>
          <w:ilvl w:val="0"/>
          <w:numId w:val="11"/>
        </w:numPr>
        <w:pBdr>
          <w:top w:val="nil"/>
          <w:left w:val="nil"/>
          <w:bottom w:val="nil"/>
          <w:right w:val="nil"/>
          <w:between w:val="nil"/>
        </w:pBdr>
        <w:rPr>
          <w:color w:val="000000"/>
          <w:sz w:val="22"/>
          <w:szCs w:val="22"/>
        </w:rPr>
      </w:pPr>
      <w:r>
        <w:rPr>
          <w:color w:val="000000"/>
          <w:sz w:val="22"/>
          <w:szCs w:val="22"/>
        </w:rPr>
        <w:t xml:space="preserve">Inscrit sur le réseau </w:t>
      </w:r>
      <w:proofErr w:type="spellStart"/>
      <w:r>
        <w:rPr>
          <w:color w:val="000000"/>
          <w:sz w:val="22"/>
          <w:szCs w:val="22"/>
        </w:rPr>
        <w:t>Seintinelles</w:t>
      </w:r>
      <w:proofErr w:type="spellEnd"/>
    </w:p>
    <w:p w14:paraId="00000140" w14:textId="77777777" w:rsidR="001C4A6F" w:rsidRDefault="00C23C04">
      <w:pPr>
        <w:widowControl w:val="0"/>
        <w:numPr>
          <w:ilvl w:val="0"/>
          <w:numId w:val="11"/>
        </w:numPr>
        <w:pBdr>
          <w:top w:val="nil"/>
          <w:left w:val="nil"/>
          <w:bottom w:val="nil"/>
          <w:right w:val="nil"/>
          <w:between w:val="nil"/>
        </w:pBdr>
        <w:jc w:val="both"/>
        <w:rPr>
          <w:color w:val="000000"/>
          <w:sz w:val="22"/>
          <w:szCs w:val="22"/>
        </w:rPr>
      </w:pPr>
      <w:r>
        <w:rPr>
          <w:color w:val="000000"/>
          <w:sz w:val="22"/>
          <w:szCs w:val="22"/>
        </w:rPr>
        <w:t>Non opposition suite à l’information délivrée</w:t>
      </w:r>
    </w:p>
    <w:p w14:paraId="00000141" w14:textId="77777777" w:rsidR="001C4A6F" w:rsidRDefault="001C4A6F">
      <w:pPr>
        <w:pBdr>
          <w:top w:val="nil"/>
          <w:left w:val="nil"/>
          <w:bottom w:val="nil"/>
          <w:right w:val="nil"/>
          <w:between w:val="nil"/>
        </w:pBdr>
        <w:ind w:left="720" w:hanging="708"/>
        <w:rPr>
          <w:color w:val="000000"/>
          <w:sz w:val="22"/>
          <w:szCs w:val="22"/>
        </w:rPr>
      </w:pPr>
    </w:p>
    <w:p w14:paraId="00000142" w14:textId="77777777" w:rsidR="001C4A6F" w:rsidRDefault="00C23C04">
      <w:pPr>
        <w:pBdr>
          <w:top w:val="nil"/>
          <w:left w:val="nil"/>
          <w:bottom w:val="nil"/>
          <w:right w:val="nil"/>
          <w:between w:val="nil"/>
        </w:pBdr>
        <w:rPr>
          <w:color w:val="000000"/>
          <w:sz w:val="22"/>
          <w:szCs w:val="22"/>
        </w:rPr>
      </w:pPr>
      <w:r>
        <w:rPr>
          <w:color w:val="000000"/>
          <w:sz w:val="22"/>
          <w:szCs w:val="22"/>
        </w:rPr>
        <w:t>Pour l’entretien sur l’outil de décision 2 - Participation (ou non) à un essai clinique de phase précoce</w:t>
      </w:r>
    </w:p>
    <w:p w14:paraId="00000143" w14:textId="77777777" w:rsidR="001C4A6F" w:rsidRDefault="001C4A6F">
      <w:pPr>
        <w:pBdr>
          <w:top w:val="nil"/>
          <w:left w:val="nil"/>
          <w:bottom w:val="nil"/>
          <w:right w:val="nil"/>
          <w:between w:val="nil"/>
        </w:pBdr>
        <w:rPr>
          <w:color w:val="000000"/>
          <w:sz w:val="22"/>
          <w:szCs w:val="22"/>
        </w:rPr>
      </w:pPr>
    </w:p>
    <w:p w14:paraId="00000144" w14:textId="77777777" w:rsidR="001C4A6F" w:rsidRDefault="001C4A6F">
      <w:pPr>
        <w:pBdr>
          <w:top w:val="nil"/>
          <w:left w:val="nil"/>
          <w:bottom w:val="nil"/>
          <w:right w:val="nil"/>
          <w:between w:val="nil"/>
        </w:pBdr>
        <w:rPr>
          <w:color w:val="000000"/>
          <w:sz w:val="22"/>
          <w:szCs w:val="22"/>
        </w:rPr>
      </w:pPr>
    </w:p>
    <w:p w14:paraId="00000145" w14:textId="77777777" w:rsidR="001C4A6F" w:rsidRDefault="00CC3EEE">
      <w:pPr>
        <w:numPr>
          <w:ilvl w:val="0"/>
          <w:numId w:val="11"/>
        </w:numPr>
        <w:pBdr>
          <w:top w:val="nil"/>
          <w:left w:val="nil"/>
          <w:bottom w:val="nil"/>
          <w:right w:val="nil"/>
          <w:between w:val="nil"/>
        </w:pBdr>
        <w:rPr>
          <w:color w:val="000000"/>
          <w:sz w:val="22"/>
          <w:szCs w:val="22"/>
        </w:rPr>
      </w:pPr>
      <w:sdt>
        <w:sdtPr>
          <w:tag w:val="goog_rdk_21"/>
          <w:id w:val="97926477"/>
        </w:sdtPr>
        <w:sdtContent>
          <w:r w:rsidR="00C23C04">
            <w:rPr>
              <w:rFonts w:ascii="Arial Unicode MS" w:eastAsia="Arial Unicode MS" w:hAnsi="Arial Unicode MS" w:cs="Arial Unicode MS"/>
              <w:color w:val="000000"/>
              <w:sz w:val="22"/>
              <w:szCs w:val="22"/>
            </w:rPr>
            <w:t>Age ≥ 18 ans</w:t>
          </w:r>
        </w:sdtContent>
      </w:sdt>
    </w:p>
    <w:p w14:paraId="00000146" w14:textId="6EBDF179" w:rsidR="001C4A6F" w:rsidRDefault="00C23C04">
      <w:pPr>
        <w:numPr>
          <w:ilvl w:val="0"/>
          <w:numId w:val="11"/>
        </w:numPr>
        <w:pBdr>
          <w:top w:val="nil"/>
          <w:left w:val="nil"/>
          <w:bottom w:val="nil"/>
          <w:right w:val="nil"/>
          <w:between w:val="nil"/>
        </w:pBdr>
        <w:rPr>
          <w:color w:val="000000"/>
          <w:sz w:val="22"/>
          <w:szCs w:val="22"/>
        </w:rPr>
      </w:pPr>
      <w:r>
        <w:rPr>
          <w:color w:val="000000"/>
          <w:sz w:val="22"/>
          <w:szCs w:val="22"/>
        </w:rPr>
        <w:t xml:space="preserve">Toute personne ayant ou ayant eu un cancer (n=5), médecins </w:t>
      </w:r>
      <w:proofErr w:type="spellStart"/>
      <w:r>
        <w:rPr>
          <w:color w:val="000000"/>
          <w:sz w:val="22"/>
          <w:szCs w:val="22"/>
        </w:rPr>
        <w:t>a</w:t>
      </w:r>
      <w:sdt>
        <w:sdtPr>
          <w:tag w:val="goog_rdk_22"/>
          <w:id w:val="-11617840"/>
        </w:sdtPr>
        <w:sdtContent>
          <w:commentRangeStart w:id="114"/>
          <w:commentRangeStart w:id="115"/>
        </w:sdtContent>
      </w:sdt>
      <w:r>
        <w:rPr>
          <w:color w:val="000000"/>
          <w:sz w:val="22"/>
          <w:szCs w:val="22"/>
        </w:rPr>
        <w:t>dresseurs</w:t>
      </w:r>
      <w:proofErr w:type="spellEnd"/>
      <w:ins w:id="116" w:author="Clémence CASANOVA" w:date="2020-07-20T12:27:00Z">
        <w:r w:rsidR="00A635A2">
          <w:rPr>
            <w:color w:val="000000"/>
            <w:sz w:val="22"/>
            <w:szCs w:val="22"/>
          </w:rPr>
          <w:t xml:space="preserve"> de l’Institut Paoli </w:t>
        </w:r>
        <w:proofErr w:type="spellStart"/>
        <w:r w:rsidR="00A635A2">
          <w:rPr>
            <w:color w:val="000000"/>
            <w:sz w:val="22"/>
            <w:szCs w:val="22"/>
          </w:rPr>
          <w:t>Calmettes</w:t>
        </w:r>
      </w:ins>
      <w:proofErr w:type="spellEnd"/>
      <w:r>
        <w:rPr>
          <w:color w:val="000000"/>
          <w:sz w:val="22"/>
          <w:szCs w:val="22"/>
        </w:rPr>
        <w:t xml:space="preserve"> </w:t>
      </w:r>
      <w:commentRangeEnd w:id="115"/>
      <w:r>
        <w:commentReference w:id="115"/>
      </w:r>
      <w:commentRangeEnd w:id="114"/>
      <w:r w:rsidR="00217899">
        <w:rPr>
          <w:rStyle w:val="Marquedecommentaire"/>
        </w:rPr>
        <w:commentReference w:id="114"/>
      </w:r>
      <w:r>
        <w:rPr>
          <w:color w:val="000000"/>
          <w:sz w:val="22"/>
          <w:szCs w:val="22"/>
        </w:rPr>
        <w:t>(n=5) et médecins i</w:t>
      </w:r>
      <w:sdt>
        <w:sdtPr>
          <w:tag w:val="goog_rdk_23"/>
          <w:id w:val="2055807712"/>
        </w:sdtPr>
        <w:sdtContent>
          <w:commentRangeStart w:id="117"/>
        </w:sdtContent>
      </w:sdt>
      <w:r>
        <w:rPr>
          <w:color w:val="000000"/>
          <w:sz w:val="22"/>
          <w:szCs w:val="22"/>
        </w:rPr>
        <w:t>nvestigateurs</w:t>
      </w:r>
      <w:commentRangeEnd w:id="117"/>
      <w:sdt>
        <w:sdtPr>
          <w:tag w:val="goog_rdk_24"/>
          <w:id w:val="-15930986"/>
        </w:sdtPr>
        <w:sdtContent>
          <w:ins w:id="118" w:author="Fátima Gauna" w:date="2020-07-17T13:01:00Z">
            <w:r>
              <w:commentReference w:id="117"/>
            </w:r>
            <w:r>
              <w:rPr>
                <w:color w:val="000000"/>
                <w:sz w:val="22"/>
                <w:szCs w:val="22"/>
              </w:rPr>
              <w:t xml:space="preserve"> de l’Institut Paoli </w:t>
            </w:r>
            <w:proofErr w:type="spellStart"/>
            <w:r>
              <w:rPr>
                <w:color w:val="000000"/>
                <w:sz w:val="22"/>
                <w:szCs w:val="22"/>
              </w:rPr>
              <w:t>Calmettes</w:t>
            </w:r>
          </w:ins>
          <w:proofErr w:type="spellEnd"/>
        </w:sdtContent>
      </w:sdt>
      <w:r>
        <w:rPr>
          <w:color w:val="000000"/>
          <w:sz w:val="22"/>
          <w:szCs w:val="22"/>
        </w:rPr>
        <w:t xml:space="preserve"> (n=5)</w:t>
      </w:r>
    </w:p>
    <w:p w14:paraId="00000147" w14:textId="77777777" w:rsidR="001C4A6F" w:rsidRDefault="00C23C04">
      <w:pPr>
        <w:widowControl w:val="0"/>
        <w:numPr>
          <w:ilvl w:val="0"/>
          <w:numId w:val="11"/>
        </w:numPr>
        <w:pBdr>
          <w:top w:val="nil"/>
          <w:left w:val="nil"/>
          <w:bottom w:val="nil"/>
          <w:right w:val="nil"/>
          <w:between w:val="nil"/>
        </w:pBdr>
        <w:jc w:val="both"/>
        <w:rPr>
          <w:color w:val="000000"/>
          <w:sz w:val="22"/>
          <w:szCs w:val="22"/>
        </w:rPr>
      </w:pPr>
      <w:r>
        <w:rPr>
          <w:color w:val="000000"/>
          <w:sz w:val="22"/>
          <w:szCs w:val="22"/>
        </w:rPr>
        <w:t>Non opposition suite à l’information délivrée</w:t>
      </w:r>
    </w:p>
    <w:p w14:paraId="00000148" w14:textId="77777777" w:rsidR="001C4A6F" w:rsidRDefault="001C4A6F">
      <w:pPr>
        <w:widowControl w:val="0"/>
        <w:pBdr>
          <w:top w:val="nil"/>
          <w:left w:val="nil"/>
          <w:bottom w:val="nil"/>
          <w:right w:val="nil"/>
          <w:between w:val="nil"/>
        </w:pBdr>
        <w:jc w:val="both"/>
        <w:rPr>
          <w:i/>
          <w:color w:val="000000"/>
          <w:sz w:val="22"/>
          <w:szCs w:val="22"/>
        </w:rPr>
      </w:pPr>
    </w:p>
    <w:p w14:paraId="00000149" w14:textId="77777777" w:rsidR="001C4A6F" w:rsidRDefault="00C23C04">
      <w:pPr>
        <w:pStyle w:val="Titre2"/>
        <w:ind w:firstLine="567"/>
        <w:jc w:val="both"/>
        <w:rPr>
          <w:rFonts w:ascii="Arial" w:eastAsia="Arial" w:hAnsi="Arial" w:cs="Arial"/>
        </w:rPr>
      </w:pPr>
      <w:bookmarkStart w:id="119" w:name="_heading=h.1y810tw" w:colFirst="0" w:colLast="0"/>
      <w:bookmarkEnd w:id="119"/>
      <w:r>
        <w:rPr>
          <w:rFonts w:ascii="Arial" w:eastAsia="Arial" w:hAnsi="Arial" w:cs="Arial"/>
        </w:rPr>
        <w:t>5.2 Critères de non-inclusion</w:t>
      </w:r>
    </w:p>
    <w:p w14:paraId="0000014A" w14:textId="77777777" w:rsidR="001C4A6F" w:rsidRDefault="00C23C04">
      <w:pPr>
        <w:pBdr>
          <w:top w:val="nil"/>
          <w:left w:val="nil"/>
          <w:bottom w:val="nil"/>
          <w:right w:val="nil"/>
          <w:between w:val="nil"/>
        </w:pBdr>
        <w:tabs>
          <w:tab w:val="left" w:pos="360"/>
        </w:tabs>
        <w:jc w:val="both"/>
        <w:rPr>
          <w:color w:val="2C2A2A"/>
          <w:sz w:val="22"/>
          <w:szCs w:val="22"/>
        </w:rPr>
      </w:pPr>
      <w:r>
        <w:rPr>
          <w:color w:val="000000"/>
          <w:sz w:val="22"/>
          <w:szCs w:val="22"/>
        </w:rPr>
        <w:t>- Personne en situation d'urgence, personne majeure faisant l'objet d'une mesure de protection légale (majeur sous tutelle, curatelle ou sauvegarde de justice), ou hors d'état d'exprimer un consentement libre et éclairé.</w:t>
      </w:r>
    </w:p>
    <w:p w14:paraId="0000014B" w14:textId="77777777" w:rsidR="001C4A6F" w:rsidRDefault="001C4A6F">
      <w:pPr>
        <w:pBdr>
          <w:top w:val="nil"/>
          <w:left w:val="nil"/>
          <w:bottom w:val="nil"/>
          <w:right w:val="nil"/>
          <w:between w:val="nil"/>
        </w:pBdr>
        <w:rPr>
          <w:color w:val="000000"/>
          <w:sz w:val="22"/>
          <w:szCs w:val="22"/>
        </w:rPr>
      </w:pPr>
    </w:p>
    <w:p w14:paraId="0000014C" w14:textId="77777777" w:rsidR="001C4A6F" w:rsidRDefault="001C4A6F">
      <w:pPr>
        <w:pBdr>
          <w:top w:val="nil"/>
          <w:left w:val="nil"/>
          <w:bottom w:val="nil"/>
          <w:right w:val="nil"/>
          <w:between w:val="nil"/>
        </w:pBdr>
        <w:rPr>
          <w:color w:val="000000"/>
          <w:sz w:val="22"/>
          <w:szCs w:val="22"/>
        </w:rPr>
      </w:pPr>
    </w:p>
    <w:p w14:paraId="0000014D" w14:textId="77777777" w:rsidR="001C4A6F" w:rsidRDefault="00C23C04">
      <w:pPr>
        <w:pStyle w:val="Titre2"/>
        <w:spacing w:before="0" w:after="0" w:line="360" w:lineRule="auto"/>
        <w:ind w:firstLine="567"/>
        <w:jc w:val="both"/>
        <w:rPr>
          <w:rFonts w:ascii="Arial" w:eastAsia="Arial" w:hAnsi="Arial" w:cs="Arial"/>
        </w:rPr>
      </w:pPr>
      <w:bookmarkStart w:id="120" w:name="_heading=h.4i7ojhp" w:colFirst="0" w:colLast="0"/>
      <w:bookmarkEnd w:id="120"/>
      <w:r>
        <w:rPr>
          <w:rFonts w:ascii="Arial" w:eastAsia="Arial" w:hAnsi="Arial" w:cs="Arial"/>
        </w:rPr>
        <w:t xml:space="preserve">5.3  </w:t>
      </w:r>
      <w:sdt>
        <w:sdtPr>
          <w:tag w:val="goog_rdk_25"/>
          <w:id w:val="-1722432463"/>
        </w:sdtPr>
        <w:sdtContent>
          <w:commentRangeStart w:id="121"/>
          <w:commentRangeStart w:id="122"/>
        </w:sdtContent>
      </w:sdt>
      <w:r>
        <w:rPr>
          <w:rFonts w:ascii="Arial" w:eastAsia="Arial" w:hAnsi="Arial" w:cs="Arial"/>
        </w:rPr>
        <w:t>Modalités d’inclusion</w:t>
      </w:r>
      <w:commentRangeEnd w:id="121"/>
      <w:r>
        <w:commentReference w:id="121"/>
      </w:r>
      <w:commentRangeEnd w:id="122"/>
      <w:r w:rsidR="00CC3EEE">
        <w:rPr>
          <w:rStyle w:val="Marquedecommentaire"/>
          <w:rFonts w:ascii="Arial" w:eastAsia="Arial" w:hAnsi="Arial" w:cs="Arial"/>
          <w:b w:val="0"/>
          <w:color w:val="auto"/>
        </w:rPr>
        <w:commentReference w:id="122"/>
      </w:r>
    </w:p>
    <w:p w14:paraId="0000014E" w14:textId="77777777" w:rsidR="001C4A6F" w:rsidRDefault="00C23C04">
      <w:pPr>
        <w:pBdr>
          <w:top w:val="nil"/>
          <w:left w:val="nil"/>
          <w:bottom w:val="nil"/>
          <w:right w:val="nil"/>
          <w:between w:val="nil"/>
        </w:pBdr>
        <w:spacing w:line="360" w:lineRule="auto"/>
        <w:jc w:val="both"/>
        <w:rPr>
          <w:color w:val="000000"/>
          <w:sz w:val="22"/>
          <w:szCs w:val="22"/>
        </w:rPr>
      </w:pPr>
      <w:r>
        <w:rPr>
          <w:color w:val="000000"/>
          <w:sz w:val="22"/>
          <w:szCs w:val="22"/>
        </w:rPr>
        <w:t xml:space="preserve">Après signature du document d’information les patients éligibles </w:t>
      </w:r>
      <w:sdt>
        <w:sdtPr>
          <w:tag w:val="goog_rdk_26"/>
          <w:id w:val="2060979107"/>
        </w:sdtPr>
        <w:sdtContent>
          <w:ins w:id="123" w:author="LOPEZ ALMEIDA Leonor" w:date="2020-07-13T15:46:00Z">
            <w:r>
              <w:rPr>
                <w:color w:val="000000"/>
                <w:sz w:val="22"/>
                <w:szCs w:val="22"/>
              </w:rPr>
              <w:t xml:space="preserve">à l’entretien </w:t>
            </w:r>
          </w:ins>
        </w:sdtContent>
      </w:sdt>
      <w:r>
        <w:rPr>
          <w:color w:val="000000"/>
          <w:sz w:val="22"/>
          <w:szCs w:val="22"/>
        </w:rPr>
        <w:t xml:space="preserve">sont enregistrés dans le CRF : </w:t>
      </w:r>
    </w:p>
    <w:p w14:paraId="0000014F" w14:textId="77777777" w:rsidR="001C4A6F" w:rsidRDefault="00C23C04">
      <w:pPr>
        <w:pBdr>
          <w:top w:val="nil"/>
          <w:left w:val="nil"/>
          <w:bottom w:val="nil"/>
          <w:right w:val="nil"/>
          <w:between w:val="nil"/>
        </w:pBdr>
        <w:spacing w:line="360" w:lineRule="auto"/>
        <w:jc w:val="center"/>
        <w:rPr>
          <w:b/>
          <w:color w:val="000000"/>
          <w:sz w:val="22"/>
          <w:szCs w:val="22"/>
        </w:rPr>
      </w:pPr>
      <w:r>
        <w:rPr>
          <w:b/>
          <w:color w:val="000000"/>
          <w:sz w:val="22"/>
          <w:szCs w:val="22"/>
        </w:rPr>
        <w:t>https://www.canceropole-paca-coonline.com/crfonline</w:t>
      </w:r>
    </w:p>
    <w:p w14:paraId="00000150" w14:textId="77777777" w:rsidR="001C4A6F" w:rsidRDefault="001C4A6F">
      <w:pPr>
        <w:pBdr>
          <w:top w:val="nil"/>
          <w:left w:val="nil"/>
          <w:bottom w:val="nil"/>
          <w:right w:val="nil"/>
          <w:between w:val="nil"/>
        </w:pBdr>
        <w:spacing w:line="360" w:lineRule="auto"/>
        <w:jc w:val="both"/>
        <w:rPr>
          <w:color w:val="000000"/>
          <w:sz w:val="22"/>
          <w:szCs w:val="22"/>
        </w:rPr>
      </w:pPr>
    </w:p>
    <w:p w14:paraId="00000151" w14:textId="77777777" w:rsidR="001C4A6F" w:rsidRDefault="00C23C04">
      <w:pPr>
        <w:pBdr>
          <w:top w:val="nil"/>
          <w:left w:val="nil"/>
          <w:bottom w:val="nil"/>
          <w:right w:val="nil"/>
          <w:between w:val="nil"/>
        </w:pBdr>
        <w:spacing w:line="360" w:lineRule="auto"/>
        <w:ind w:left="141"/>
        <w:jc w:val="both"/>
        <w:rPr>
          <w:color w:val="000000"/>
          <w:sz w:val="22"/>
          <w:szCs w:val="22"/>
        </w:rPr>
      </w:pPr>
      <w:r>
        <w:rPr>
          <w:color w:val="000000"/>
          <w:sz w:val="22"/>
          <w:szCs w:val="22"/>
        </w:rPr>
        <w:t>Un numéro d'inclusion sera transmis systématiquement par mail à l’investigateur, au technicien de recherche clinique, à l’attaché de recherche clinique, à l’Unité Promotion du DRCI (</w:t>
      </w:r>
      <w:hyperlink r:id="rId14">
        <w:r>
          <w:rPr>
            <w:color w:val="0000FF"/>
            <w:sz w:val="22"/>
            <w:szCs w:val="22"/>
            <w:u w:val="single"/>
          </w:rPr>
          <w:t>drci.up@ipc.unicancer.fr</w:t>
        </w:r>
      </w:hyperlink>
      <w:r>
        <w:rPr>
          <w:color w:val="000000"/>
          <w:sz w:val="22"/>
          <w:szCs w:val="22"/>
        </w:rPr>
        <w:t>) en retour de la confirmation d’inclusion.</w:t>
      </w:r>
    </w:p>
    <w:p w14:paraId="00000152" w14:textId="77777777" w:rsidR="001C4A6F" w:rsidRDefault="001C4A6F">
      <w:pPr>
        <w:pBdr>
          <w:top w:val="nil"/>
          <w:left w:val="nil"/>
          <w:bottom w:val="nil"/>
          <w:right w:val="nil"/>
          <w:between w:val="nil"/>
        </w:pBdr>
        <w:spacing w:line="360" w:lineRule="auto"/>
        <w:jc w:val="both"/>
        <w:rPr>
          <w:i/>
          <w:color w:val="000000"/>
          <w:sz w:val="22"/>
          <w:szCs w:val="22"/>
        </w:rPr>
      </w:pPr>
    </w:p>
    <w:p w14:paraId="00000153" w14:textId="77777777" w:rsidR="001C4A6F" w:rsidRDefault="00C23C04">
      <w:pPr>
        <w:pBdr>
          <w:top w:val="nil"/>
          <w:left w:val="nil"/>
          <w:bottom w:val="nil"/>
          <w:right w:val="nil"/>
          <w:between w:val="nil"/>
        </w:pBdr>
        <w:spacing w:line="360" w:lineRule="auto"/>
        <w:jc w:val="both"/>
        <w:rPr>
          <w:color w:val="000000"/>
          <w:sz w:val="22"/>
          <w:szCs w:val="22"/>
        </w:rPr>
      </w:pPr>
      <w:r>
        <w:rPr>
          <w:color w:val="000000"/>
          <w:sz w:val="22"/>
          <w:szCs w:val="22"/>
        </w:rPr>
        <w:t>Possibilité de participer simultanément à une autre recherche si pas d’interférence avec la présente étude.</w:t>
      </w:r>
    </w:p>
    <w:p w14:paraId="00000154"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 </w:t>
      </w:r>
    </w:p>
    <w:p w14:paraId="00000155" w14:textId="77777777" w:rsidR="001C4A6F" w:rsidRDefault="00C23C04">
      <w:pPr>
        <w:pStyle w:val="Titre2"/>
        <w:ind w:firstLine="567"/>
        <w:rPr>
          <w:rFonts w:ascii="Arial" w:eastAsia="Arial" w:hAnsi="Arial" w:cs="Arial"/>
          <w:smallCaps/>
        </w:rPr>
      </w:pPr>
      <w:bookmarkStart w:id="124" w:name="_heading=h.2xcytpi" w:colFirst="0" w:colLast="0"/>
      <w:bookmarkEnd w:id="124"/>
      <w:r>
        <w:rPr>
          <w:rFonts w:ascii="Arial" w:eastAsia="Arial" w:hAnsi="Arial" w:cs="Arial"/>
          <w:smallCaps/>
        </w:rPr>
        <w:t>6. METHODOLOGIE ET STATISTIQUES</w:t>
      </w:r>
    </w:p>
    <w:p w14:paraId="00000156" w14:textId="77777777" w:rsidR="001C4A6F" w:rsidRDefault="00C23C04">
      <w:pPr>
        <w:pStyle w:val="Titre2"/>
        <w:ind w:left="0" w:firstLine="0"/>
        <w:jc w:val="both"/>
        <w:rPr>
          <w:rFonts w:ascii="Arial" w:eastAsia="Arial" w:hAnsi="Arial" w:cs="Arial"/>
          <w:b w:val="0"/>
          <w:color w:val="2C2A2A"/>
        </w:rPr>
      </w:pPr>
      <w:bookmarkStart w:id="125" w:name="_heading=h.1ci93xb" w:colFirst="0" w:colLast="0"/>
      <w:bookmarkEnd w:id="125"/>
      <w:r>
        <w:rPr>
          <w:rFonts w:ascii="Arial" w:eastAsia="Arial" w:hAnsi="Arial" w:cs="Arial"/>
          <w:b w:val="0"/>
          <w:color w:val="2C2A2A"/>
        </w:rPr>
        <w:t xml:space="preserve">Il s’agit d’une étude transversale, ouvert à toute la France pour la réponse aux questionnaires et </w:t>
      </w:r>
      <w:proofErr w:type="spellStart"/>
      <w:r>
        <w:rPr>
          <w:rFonts w:ascii="Arial" w:eastAsia="Arial" w:hAnsi="Arial" w:cs="Arial"/>
          <w:b w:val="0"/>
          <w:color w:val="2C2A2A"/>
        </w:rPr>
        <w:t>monocentrique</w:t>
      </w:r>
      <w:proofErr w:type="spellEnd"/>
      <w:r>
        <w:rPr>
          <w:rFonts w:ascii="Arial" w:eastAsia="Arial" w:hAnsi="Arial" w:cs="Arial"/>
          <w:b w:val="0"/>
          <w:color w:val="2C2A2A"/>
        </w:rPr>
        <w:t xml:space="preserve"> pour les entretiens, en ouvert, non randomisée. </w:t>
      </w:r>
    </w:p>
    <w:p w14:paraId="00000157" w14:textId="77777777" w:rsidR="001C4A6F" w:rsidRDefault="001C4A6F">
      <w:pPr>
        <w:pStyle w:val="Titre1"/>
        <w:rPr>
          <w:rFonts w:ascii="Arial" w:eastAsia="Arial" w:hAnsi="Arial" w:cs="Arial"/>
          <w:smallCaps/>
        </w:rPr>
      </w:pPr>
    </w:p>
    <w:p w14:paraId="00000158" w14:textId="77777777" w:rsidR="001C4A6F" w:rsidRDefault="00CC3EEE">
      <w:pPr>
        <w:pBdr>
          <w:top w:val="nil"/>
          <w:left w:val="nil"/>
          <w:bottom w:val="nil"/>
          <w:right w:val="nil"/>
          <w:between w:val="nil"/>
        </w:pBdr>
        <w:jc w:val="both"/>
        <w:rPr>
          <w:color w:val="000000"/>
          <w:sz w:val="22"/>
          <w:szCs w:val="22"/>
        </w:rPr>
      </w:pPr>
      <w:sdt>
        <w:sdtPr>
          <w:tag w:val="goog_rdk_27"/>
          <w:id w:val="-1279327803"/>
        </w:sdtPr>
        <w:sdtContent>
          <w:commentRangeStart w:id="126"/>
          <w:commentRangeStart w:id="127"/>
        </w:sdtContent>
      </w:sdt>
      <w:r w:rsidR="00C23C04">
        <w:rPr>
          <w:b/>
          <w:color w:val="000000"/>
          <w:sz w:val="22"/>
          <w:szCs w:val="22"/>
          <w:u w:val="single"/>
        </w:rPr>
        <w:t>Effectif</w:t>
      </w:r>
      <w:commentRangeEnd w:id="126"/>
      <w:r w:rsidR="00C23C04">
        <w:commentReference w:id="126"/>
      </w:r>
      <w:commentRangeEnd w:id="127"/>
      <w:r w:rsidR="00B7563B">
        <w:rPr>
          <w:rStyle w:val="Marquedecommentaire"/>
        </w:rPr>
        <w:commentReference w:id="127"/>
      </w:r>
    </w:p>
    <w:p w14:paraId="00000159" w14:textId="7673D1B2" w:rsidR="001C4A6F" w:rsidRDefault="00C23C04">
      <w:pPr>
        <w:widowControl w:val="0"/>
        <w:pBdr>
          <w:top w:val="nil"/>
          <w:left w:val="nil"/>
          <w:bottom w:val="nil"/>
          <w:right w:val="nil"/>
          <w:between w:val="nil"/>
        </w:pBdr>
        <w:ind w:firstLine="567"/>
        <w:jc w:val="both"/>
        <w:rPr>
          <w:b/>
          <w:i/>
          <w:color w:val="2C2A2A"/>
          <w:sz w:val="22"/>
          <w:szCs w:val="22"/>
        </w:rPr>
      </w:pPr>
      <w:del w:id="128" w:author="Fátima Gauna" w:date="2020-07-22T14:24:00Z">
        <w:r w:rsidDel="00B7563B">
          <w:rPr>
            <w:i/>
            <w:color w:val="2C2A2A"/>
            <w:sz w:val="22"/>
            <w:szCs w:val="22"/>
          </w:rPr>
          <w:delText>Nombre de patients prévus :</w:delText>
        </w:r>
        <w:r w:rsidDel="00B7563B">
          <w:rPr>
            <w:b/>
            <w:i/>
            <w:color w:val="2C2A2A"/>
            <w:sz w:val="22"/>
            <w:szCs w:val="22"/>
          </w:rPr>
          <w:delText xml:space="preserve"> </w:delText>
        </w:r>
      </w:del>
    </w:p>
    <w:p w14:paraId="0000015A" w14:textId="77777777" w:rsidR="001C4A6F" w:rsidRDefault="00C23C04">
      <w:pPr>
        <w:widowControl w:val="0"/>
        <w:numPr>
          <w:ilvl w:val="0"/>
          <w:numId w:val="11"/>
        </w:numPr>
        <w:pBdr>
          <w:top w:val="nil"/>
          <w:left w:val="nil"/>
          <w:bottom w:val="nil"/>
          <w:right w:val="nil"/>
          <w:between w:val="nil"/>
        </w:pBdr>
        <w:jc w:val="both"/>
        <w:rPr>
          <w:color w:val="2C2A2A"/>
          <w:sz w:val="22"/>
          <w:szCs w:val="22"/>
        </w:rPr>
      </w:pPr>
      <w:r>
        <w:rPr>
          <w:b/>
          <w:i/>
          <w:color w:val="2C2A2A"/>
          <w:sz w:val="22"/>
          <w:szCs w:val="22"/>
        </w:rPr>
        <w:t xml:space="preserve">Pour les questionnaires </w:t>
      </w:r>
      <w:r>
        <w:rPr>
          <w:color w:val="2C2A2A"/>
          <w:sz w:val="22"/>
          <w:szCs w:val="22"/>
        </w:rPr>
        <w:t>l’outil 1 et l’outil 2 : 200 personnes</w:t>
      </w:r>
    </w:p>
    <w:sdt>
      <w:sdtPr>
        <w:tag w:val="goog_rdk_30"/>
        <w:id w:val="1220557869"/>
      </w:sdtPr>
      <w:sdtContent>
        <w:p w14:paraId="0000015B" w14:textId="3B26A4C0" w:rsidR="001C4A6F" w:rsidRPr="00B7563B" w:rsidRDefault="00C23C04" w:rsidP="00B7563B">
          <w:pPr>
            <w:widowControl w:val="0"/>
            <w:numPr>
              <w:ilvl w:val="0"/>
              <w:numId w:val="11"/>
            </w:numPr>
            <w:pBdr>
              <w:top w:val="nil"/>
              <w:left w:val="nil"/>
              <w:bottom w:val="nil"/>
              <w:right w:val="nil"/>
              <w:between w:val="nil"/>
            </w:pBdr>
            <w:jc w:val="both"/>
            <w:rPr>
              <w:ins w:id="129" w:author="Fátima Gauna" w:date="2020-07-17T13:03:00Z"/>
              <w:color w:val="2C2A2A"/>
              <w:sz w:val="22"/>
              <w:szCs w:val="22"/>
            </w:rPr>
          </w:pPr>
          <w:r>
            <w:rPr>
              <w:color w:val="2C2A2A"/>
              <w:sz w:val="22"/>
              <w:szCs w:val="22"/>
            </w:rPr>
            <w:t xml:space="preserve">Pour entretiens sur l’outil 1: </w:t>
          </w:r>
          <w:sdt>
            <w:sdtPr>
              <w:tag w:val="goog_rdk_28"/>
              <w:id w:val="-1109427493"/>
            </w:sdtPr>
            <w:sdtContent>
              <w:commentRangeStart w:id="130"/>
            </w:sdtContent>
          </w:sdt>
          <w:r>
            <w:rPr>
              <w:color w:val="2C2A2A"/>
              <w:sz w:val="22"/>
              <w:szCs w:val="22"/>
            </w:rPr>
            <w:t xml:space="preserve">5 patients </w:t>
          </w:r>
          <w:commentRangeEnd w:id="130"/>
          <w:sdt>
            <w:sdtPr>
              <w:tag w:val="goog_rdk_29"/>
              <w:id w:val="960239131"/>
            </w:sdtPr>
            <w:sdtContent>
              <w:r>
                <w:commentReference w:id="130"/>
              </w:r>
            </w:sdtContent>
          </w:sdt>
          <w:ins w:id="131" w:author="Fátima Gauna" w:date="2020-07-22T14:20:00Z">
            <w:r w:rsidR="00B7563B">
              <w:t xml:space="preserve">  </w:t>
            </w:r>
          </w:ins>
        </w:p>
      </w:sdtContent>
    </w:sdt>
    <w:sdt>
      <w:sdtPr>
        <w:tag w:val="goog_rdk_32"/>
        <w:id w:val="248698624"/>
      </w:sdtPr>
      <w:sdtContent>
        <w:p w14:paraId="0000015C" w14:textId="77777777" w:rsidR="001C4A6F" w:rsidRPr="001C4A6F" w:rsidRDefault="00CC3EEE" w:rsidP="00B7563B">
          <w:pPr>
            <w:widowControl w:val="0"/>
            <w:pBdr>
              <w:top w:val="nil"/>
              <w:left w:val="nil"/>
              <w:bottom w:val="nil"/>
              <w:right w:val="nil"/>
              <w:between w:val="nil"/>
            </w:pBdr>
            <w:ind w:left="720"/>
            <w:jc w:val="both"/>
            <w:rPr>
              <w:color w:val="000000"/>
              <w:sz w:val="22"/>
              <w:szCs w:val="22"/>
              <w:rPrChange w:id="132" w:author="Fátima Gauna" w:date="2020-07-17T13:03:00Z">
                <w:rPr>
                  <w:color w:val="2C2A2A"/>
                  <w:sz w:val="22"/>
                  <w:szCs w:val="22"/>
                </w:rPr>
              </w:rPrChange>
            </w:rPr>
          </w:pPr>
          <w:sdt>
            <w:sdtPr>
              <w:tag w:val="goog_rdk_31"/>
              <w:id w:val="-291445614"/>
            </w:sdtPr>
            <w:sdtContent>
              <w:ins w:id="133" w:author="Fátima Gauna" w:date="2020-07-17T13:03:00Z">
                <w:r w:rsidR="00C23C04">
                  <w:rPr>
                    <w:color w:val="2C2A2A"/>
                    <w:sz w:val="22"/>
                    <w:szCs w:val="22"/>
                  </w:rPr>
                  <w:t xml:space="preserve">                     </w:t>
                </w:r>
                <w:del w:id="134" w:author="Fátima Gauna" w:date="2020-07-22T14:24:00Z">
                  <w:r w:rsidR="00C23C04" w:rsidDel="00B7563B">
                    <w:rPr>
                      <w:color w:val="2C2A2A"/>
                      <w:sz w:val="22"/>
                      <w:szCs w:val="22"/>
                    </w:rPr>
                    <w:delText xml:space="preserve">            </w:delText>
                  </w:r>
                </w:del>
                <w:r w:rsidR="00C23C04">
                  <w:rPr>
                    <w:color w:val="2C2A2A"/>
                    <w:sz w:val="22"/>
                    <w:szCs w:val="22"/>
                  </w:rPr>
                  <w:t xml:space="preserve">            5  les médecins investigateurs</w:t>
                </w:r>
              </w:ins>
            </w:sdtContent>
          </w:sdt>
        </w:p>
      </w:sdtContent>
    </w:sdt>
    <w:p w14:paraId="0000015D" w14:textId="6F6A9C09" w:rsidR="001C4A6F" w:rsidRDefault="00B7563B" w:rsidP="00B7563B">
      <w:pPr>
        <w:widowControl w:val="0"/>
        <w:pBdr>
          <w:top w:val="nil"/>
          <w:left w:val="nil"/>
          <w:bottom w:val="nil"/>
          <w:right w:val="nil"/>
          <w:between w:val="nil"/>
        </w:pBdr>
        <w:jc w:val="both"/>
        <w:rPr>
          <w:rFonts w:ascii="Times New Roman" w:eastAsia="Times New Roman" w:hAnsi="Times New Roman" w:cs="Times New Roman"/>
          <w:color w:val="000000"/>
          <w:sz w:val="22"/>
          <w:szCs w:val="22"/>
        </w:rPr>
        <w:pPrChange w:id="135" w:author="Fátima Gauna" w:date="2020-07-22T14:24:00Z">
          <w:pPr>
            <w:widowControl w:val="0"/>
            <w:pBdr>
              <w:top w:val="nil"/>
              <w:left w:val="nil"/>
              <w:bottom w:val="nil"/>
              <w:right w:val="nil"/>
              <w:between w:val="nil"/>
            </w:pBdr>
            <w:ind w:firstLine="567"/>
            <w:jc w:val="both"/>
          </w:pPr>
        </w:pPrChange>
      </w:pPr>
      <w:ins w:id="136" w:author="Fátima Gauna" w:date="2020-07-22T14:24:00Z">
        <w:r>
          <w:rPr>
            <w:color w:val="2C2A2A"/>
            <w:sz w:val="22"/>
            <w:szCs w:val="22"/>
          </w:rPr>
          <w:t xml:space="preserve"> </w:t>
        </w:r>
        <w:r>
          <w:rPr>
            <w:color w:val="2C2A2A"/>
            <w:sz w:val="22"/>
            <w:szCs w:val="22"/>
          </w:rPr>
          <w:tab/>
        </w:r>
        <w:r>
          <w:rPr>
            <w:color w:val="2C2A2A"/>
            <w:sz w:val="22"/>
            <w:szCs w:val="22"/>
          </w:rPr>
          <w:tab/>
        </w:r>
        <w:r>
          <w:rPr>
            <w:color w:val="2C2A2A"/>
            <w:sz w:val="22"/>
            <w:szCs w:val="22"/>
          </w:rPr>
          <w:tab/>
        </w:r>
        <w:r>
          <w:rPr>
            <w:color w:val="2C2A2A"/>
            <w:sz w:val="22"/>
            <w:szCs w:val="22"/>
          </w:rPr>
          <w:tab/>
          <w:t xml:space="preserve">         </w:t>
        </w:r>
        <w:proofErr w:type="gramStart"/>
        <w:r>
          <w:rPr>
            <w:color w:val="2C2A2A"/>
            <w:sz w:val="22"/>
            <w:szCs w:val="22"/>
          </w:rPr>
          <w:t>5  les</w:t>
        </w:r>
        <w:proofErr w:type="gramEnd"/>
        <w:r>
          <w:rPr>
            <w:color w:val="2C2A2A"/>
            <w:sz w:val="22"/>
            <w:szCs w:val="22"/>
          </w:rPr>
          <w:t xml:space="preserve"> médecins </w:t>
        </w:r>
        <w:proofErr w:type="spellStart"/>
        <w:r>
          <w:rPr>
            <w:color w:val="2C2A2A"/>
            <w:sz w:val="22"/>
            <w:szCs w:val="22"/>
          </w:rPr>
          <w:t>adresseurs</w:t>
        </w:r>
      </w:ins>
      <w:proofErr w:type="spellEnd"/>
    </w:p>
    <w:p w14:paraId="0000015E" w14:textId="77777777" w:rsidR="001C4A6F" w:rsidRDefault="001C4A6F">
      <w:pPr>
        <w:pBdr>
          <w:top w:val="nil"/>
          <w:left w:val="nil"/>
          <w:bottom w:val="nil"/>
          <w:right w:val="nil"/>
          <w:between w:val="nil"/>
        </w:pBdr>
        <w:rPr>
          <w:color w:val="000000"/>
        </w:rPr>
      </w:pPr>
    </w:p>
    <w:p w14:paraId="0000015F" w14:textId="77777777" w:rsidR="001C4A6F" w:rsidRDefault="00C23C04">
      <w:pPr>
        <w:pBdr>
          <w:top w:val="nil"/>
          <w:left w:val="nil"/>
          <w:bottom w:val="nil"/>
          <w:right w:val="nil"/>
          <w:between w:val="nil"/>
        </w:pBdr>
        <w:jc w:val="both"/>
        <w:rPr>
          <w:b/>
          <w:color w:val="000000"/>
          <w:sz w:val="22"/>
          <w:szCs w:val="22"/>
          <w:u w:val="single"/>
        </w:rPr>
      </w:pPr>
      <w:r>
        <w:rPr>
          <w:b/>
          <w:color w:val="000000"/>
          <w:sz w:val="22"/>
          <w:szCs w:val="22"/>
          <w:u w:val="single"/>
        </w:rPr>
        <w:lastRenderedPageBreak/>
        <w:t>Analys</w:t>
      </w:r>
      <w:sdt>
        <w:sdtPr>
          <w:tag w:val="goog_rdk_33"/>
          <w:id w:val="2099357754"/>
        </w:sdtPr>
        <w:sdtContent>
          <w:commentRangeStart w:id="137"/>
        </w:sdtContent>
      </w:sdt>
      <w:r>
        <w:rPr>
          <w:b/>
          <w:color w:val="000000"/>
          <w:sz w:val="22"/>
          <w:szCs w:val="22"/>
          <w:u w:val="single"/>
        </w:rPr>
        <w:t xml:space="preserve">es : </w:t>
      </w:r>
      <w:commentRangeEnd w:id="137"/>
      <w:r>
        <w:commentReference w:id="137"/>
      </w:r>
    </w:p>
    <w:p w14:paraId="00000160" w14:textId="77777777" w:rsidR="001C4A6F" w:rsidRDefault="00C23C04">
      <w:pPr>
        <w:pStyle w:val="Titre3"/>
        <w:ind w:left="1224" w:hanging="504"/>
        <w:jc w:val="both"/>
        <w:rPr>
          <w:sz w:val="22"/>
          <w:szCs w:val="22"/>
        </w:rPr>
      </w:pPr>
      <w:bookmarkStart w:id="138" w:name="_heading=h.3whwml4" w:colFirst="0" w:colLast="0"/>
      <w:bookmarkEnd w:id="138"/>
      <w:r>
        <w:rPr>
          <w:sz w:val="22"/>
          <w:szCs w:val="22"/>
        </w:rPr>
        <w:t>Entretiens approfondis</w:t>
      </w:r>
    </w:p>
    <w:p w14:paraId="02EB886C" w14:textId="04497DC8" w:rsidR="00B7563B" w:rsidRDefault="00C23C04" w:rsidP="00B42248">
      <w:pPr>
        <w:pBdr>
          <w:top w:val="nil"/>
          <w:left w:val="nil"/>
          <w:bottom w:val="nil"/>
          <w:right w:val="nil"/>
          <w:between w:val="nil"/>
        </w:pBdr>
        <w:jc w:val="both"/>
        <w:rPr>
          <w:ins w:id="139" w:author="Fátima Gauna" w:date="2020-07-22T14:26:00Z"/>
          <w:color w:val="000000"/>
          <w:sz w:val="22"/>
          <w:szCs w:val="22"/>
        </w:rPr>
        <w:pPrChange w:id="140" w:author="Fátima Gauna" w:date="2020-07-22T14:43:00Z">
          <w:pPr>
            <w:pBdr>
              <w:top w:val="nil"/>
              <w:left w:val="nil"/>
              <w:bottom w:val="nil"/>
              <w:right w:val="nil"/>
              <w:between w:val="nil"/>
            </w:pBdr>
          </w:pPr>
        </w:pPrChange>
      </w:pPr>
      <w:moveFromRangeStart w:id="141" w:author="Fátima Gauna" w:date="2020-07-22T14:27:00Z" w:name="move46320464"/>
      <w:moveFrom w:id="142" w:author="Fátima Gauna" w:date="2020-07-22T14:27:00Z">
        <w:r w:rsidDel="00B7563B">
          <w:rPr>
            <w:color w:val="000000"/>
            <w:sz w:val="22"/>
            <w:szCs w:val="22"/>
          </w:rPr>
          <w:t xml:space="preserve">Nous serons guidés par la saturation des données en se basant sur l’analyse thématique décrite ci-dessous. </w:t>
        </w:r>
      </w:moveFrom>
      <w:moveFromRangeEnd w:id="141"/>
      <w:r>
        <w:rPr>
          <w:color w:val="000000"/>
          <w:sz w:val="22"/>
          <w:szCs w:val="22"/>
        </w:rPr>
        <w:t>Pour les entretiens, nous entreprendrons une analyse thématique en deux étapes, inspirée de la phénoménologie descriptive.</w:t>
      </w:r>
      <w:ins w:id="143" w:author="Fátima Gauna" w:date="2020-07-22T14:27:00Z">
        <w:r w:rsidR="00B7563B" w:rsidRPr="00B7563B">
          <w:rPr>
            <w:color w:val="000000"/>
            <w:sz w:val="22"/>
            <w:szCs w:val="22"/>
          </w:rPr>
          <w:t xml:space="preserve"> </w:t>
        </w:r>
      </w:ins>
      <w:moveToRangeStart w:id="144" w:author="Fátima Gauna" w:date="2020-07-22T14:27:00Z" w:name="move46320464"/>
      <w:moveTo w:id="145" w:author="Fátima Gauna" w:date="2020-07-22T14:27:00Z">
        <w:r w:rsidR="00B7563B">
          <w:rPr>
            <w:color w:val="000000"/>
            <w:sz w:val="22"/>
            <w:szCs w:val="22"/>
          </w:rPr>
          <w:t>Nous serons guidés par la saturation des données en se basant sur l’analyse thématique décrite ci-dessous.</w:t>
        </w:r>
        <w:del w:id="146" w:author="Fátima Gauna" w:date="2020-07-22T14:27:00Z">
          <w:r w:rsidR="00B7563B" w:rsidDel="00B7563B">
            <w:rPr>
              <w:color w:val="000000"/>
              <w:sz w:val="22"/>
              <w:szCs w:val="22"/>
            </w:rPr>
            <w:delText xml:space="preserve"> </w:delText>
          </w:r>
        </w:del>
      </w:moveTo>
      <w:moveToRangeEnd w:id="144"/>
      <w:r>
        <w:rPr>
          <w:color w:val="000000"/>
          <w:sz w:val="22"/>
          <w:szCs w:val="22"/>
        </w:rPr>
        <w:t xml:space="preserve"> Les notes prises pendant les entretiens avec les patients et les professionnels de santé seront analysées en relation avec les trois thèmes suivants : l’utilisabilité, l’acceptabilité et la faisabilité de chaque outil.</w:t>
      </w:r>
      <w:ins w:id="147" w:author="Fátima Gauna" w:date="2020-07-22T14:29:00Z">
        <w:r w:rsidR="00B7563B">
          <w:rPr>
            <w:color w:val="000000"/>
            <w:sz w:val="22"/>
            <w:szCs w:val="22"/>
          </w:rPr>
          <w:t xml:space="preserve"> </w:t>
        </w:r>
      </w:ins>
      <w:ins w:id="148" w:author="Fátima Gauna" w:date="2020-07-22T14:30:00Z">
        <w:r w:rsidR="00B7563B">
          <w:rPr>
            <w:color w:val="000000"/>
            <w:sz w:val="22"/>
            <w:szCs w:val="22"/>
          </w:rPr>
          <w:t>L</w:t>
        </w:r>
        <w:r w:rsidR="00B42248">
          <w:rPr>
            <w:color w:val="000000"/>
            <w:sz w:val="22"/>
            <w:szCs w:val="22"/>
          </w:rPr>
          <w:t>es analyses permettront d</w:t>
        </w:r>
      </w:ins>
      <w:ins w:id="149" w:author="Fátima Gauna" w:date="2020-07-22T14:41:00Z">
        <w:r w:rsidR="00B42248">
          <w:rPr>
            <w:color w:val="000000"/>
            <w:sz w:val="22"/>
            <w:szCs w:val="22"/>
          </w:rPr>
          <w:t>’</w:t>
        </w:r>
      </w:ins>
      <w:ins w:id="150" w:author="Fátima Gauna" w:date="2020-07-22T14:30:00Z">
        <w:r w:rsidR="00F7675F">
          <w:rPr>
            <w:color w:val="000000"/>
            <w:sz w:val="22"/>
            <w:szCs w:val="22"/>
          </w:rPr>
          <w:t xml:space="preserve">évaluer les attitudes </w:t>
        </w:r>
      </w:ins>
      <w:ins w:id="151" w:author="Fátima Gauna" w:date="2020-07-22T14:34:00Z">
        <w:r w:rsidR="00F7675F">
          <w:rPr>
            <w:color w:val="000000"/>
            <w:sz w:val="22"/>
            <w:szCs w:val="22"/>
          </w:rPr>
          <w:t xml:space="preserve">et de décrire les </w:t>
        </w:r>
      </w:ins>
      <w:ins w:id="152" w:author="Fátima Gauna" w:date="2020-07-22T14:35:00Z">
        <w:r w:rsidR="00F7675F">
          <w:rPr>
            <w:color w:val="000000"/>
            <w:sz w:val="22"/>
            <w:szCs w:val="22"/>
          </w:rPr>
          <w:t xml:space="preserve">leviers et les freins </w:t>
        </w:r>
        <w:r w:rsidR="00F7675F">
          <w:rPr>
            <w:color w:val="000000"/>
            <w:sz w:val="22"/>
            <w:szCs w:val="22"/>
          </w:rPr>
          <w:t>à l’égard de l’outil 2</w:t>
        </w:r>
      </w:ins>
      <w:ins w:id="153" w:author="Fátima Gauna" w:date="2020-07-22T14:37:00Z">
        <w:r w:rsidR="00F7675F">
          <w:rPr>
            <w:color w:val="000000"/>
            <w:sz w:val="22"/>
            <w:szCs w:val="22"/>
          </w:rPr>
          <w:t xml:space="preserve"> </w:t>
        </w:r>
      </w:ins>
      <w:ins w:id="154" w:author="Fátima Gauna" w:date="2020-07-22T14:41:00Z">
        <w:r w:rsidR="00B42248">
          <w:rPr>
            <w:color w:val="000000"/>
            <w:sz w:val="22"/>
            <w:szCs w:val="22"/>
          </w:rPr>
          <w:t xml:space="preserve">en </w:t>
        </w:r>
      </w:ins>
      <w:ins w:id="155" w:author="Fátima Gauna" w:date="2020-07-22T14:40:00Z">
        <w:r w:rsidR="00F7675F">
          <w:rPr>
            <w:color w:val="000000"/>
            <w:sz w:val="22"/>
            <w:szCs w:val="22"/>
          </w:rPr>
          <w:t>prenant  en compte</w:t>
        </w:r>
      </w:ins>
      <w:ins w:id="156" w:author="Fátima Gauna" w:date="2020-07-22T14:37:00Z">
        <w:r w:rsidR="00B42248">
          <w:rPr>
            <w:color w:val="000000"/>
            <w:sz w:val="22"/>
            <w:szCs w:val="22"/>
          </w:rPr>
          <w:t xml:space="preserve"> les modalités</w:t>
        </w:r>
        <w:r w:rsidR="00F7675F">
          <w:rPr>
            <w:color w:val="000000"/>
            <w:sz w:val="22"/>
            <w:szCs w:val="22"/>
          </w:rPr>
          <w:t xml:space="preserve"> de présentation et les </w:t>
        </w:r>
      </w:ins>
      <w:ins w:id="157" w:author="Fátima Gauna" w:date="2020-07-22T14:39:00Z">
        <w:r w:rsidR="00F7675F">
          <w:rPr>
            <w:color w:val="000000"/>
            <w:sz w:val="22"/>
            <w:szCs w:val="22"/>
          </w:rPr>
          <w:t>préférences</w:t>
        </w:r>
      </w:ins>
      <w:ins w:id="158" w:author="Fátima Gauna" w:date="2020-07-22T14:37:00Z">
        <w:r w:rsidR="00F7675F">
          <w:rPr>
            <w:color w:val="000000"/>
            <w:sz w:val="22"/>
            <w:szCs w:val="22"/>
          </w:rPr>
          <w:t xml:space="preserve"> déclaré</w:t>
        </w:r>
      </w:ins>
      <w:ins w:id="159" w:author="Fátima Gauna" w:date="2020-07-22T14:43:00Z">
        <w:r w:rsidR="00B42248">
          <w:rPr>
            <w:color w:val="000000"/>
            <w:sz w:val="22"/>
            <w:szCs w:val="22"/>
          </w:rPr>
          <w:t>e</w:t>
        </w:r>
      </w:ins>
      <w:ins w:id="160" w:author="Fátima Gauna" w:date="2020-07-22T14:37:00Z">
        <w:r w:rsidR="00F7675F">
          <w:rPr>
            <w:color w:val="000000"/>
            <w:sz w:val="22"/>
            <w:szCs w:val="22"/>
          </w:rPr>
          <w:t xml:space="preserve">s par les participants </w:t>
        </w:r>
      </w:ins>
      <w:del w:id="161" w:author="Fátima Gauna" w:date="2020-07-22T14:29:00Z">
        <w:r w:rsidDel="00B7563B">
          <w:rPr>
            <w:color w:val="000000"/>
            <w:sz w:val="22"/>
            <w:szCs w:val="22"/>
          </w:rPr>
          <w:delText xml:space="preserve"> </w:delText>
        </w:r>
      </w:del>
    </w:p>
    <w:p w14:paraId="69BD1127" w14:textId="77777777" w:rsidR="00B7563B" w:rsidRDefault="00B7563B">
      <w:pPr>
        <w:pBdr>
          <w:top w:val="nil"/>
          <w:left w:val="nil"/>
          <w:bottom w:val="nil"/>
          <w:right w:val="nil"/>
          <w:between w:val="nil"/>
        </w:pBdr>
        <w:jc w:val="both"/>
        <w:rPr>
          <w:color w:val="000000"/>
          <w:sz w:val="22"/>
          <w:szCs w:val="22"/>
        </w:rPr>
      </w:pPr>
    </w:p>
    <w:p w14:paraId="00000162" w14:textId="77777777" w:rsidR="001C4A6F" w:rsidRDefault="001C4A6F">
      <w:pPr>
        <w:pBdr>
          <w:top w:val="nil"/>
          <w:left w:val="nil"/>
          <w:bottom w:val="nil"/>
          <w:right w:val="nil"/>
          <w:between w:val="nil"/>
        </w:pBdr>
        <w:jc w:val="both"/>
        <w:rPr>
          <w:color w:val="000000"/>
          <w:sz w:val="22"/>
          <w:szCs w:val="22"/>
        </w:rPr>
      </w:pPr>
    </w:p>
    <w:p w14:paraId="00000163" w14:textId="77777777" w:rsidR="001C4A6F" w:rsidRDefault="00C23C04">
      <w:pPr>
        <w:pStyle w:val="Titre3"/>
        <w:ind w:left="1224" w:hanging="504"/>
        <w:jc w:val="both"/>
        <w:rPr>
          <w:sz w:val="22"/>
          <w:szCs w:val="22"/>
        </w:rPr>
      </w:pPr>
      <w:bookmarkStart w:id="162" w:name="_heading=h.2bn6wsx" w:colFirst="0" w:colLast="0"/>
      <w:bookmarkEnd w:id="162"/>
      <w:r>
        <w:rPr>
          <w:sz w:val="22"/>
          <w:szCs w:val="22"/>
        </w:rPr>
        <w:t>Questionnaires</w:t>
      </w:r>
    </w:p>
    <w:p w14:paraId="00000164" w14:textId="77777777" w:rsidR="001C4A6F" w:rsidRDefault="00C23C04">
      <w:pPr>
        <w:pBdr>
          <w:top w:val="nil"/>
          <w:left w:val="nil"/>
          <w:bottom w:val="nil"/>
          <w:right w:val="nil"/>
          <w:between w:val="nil"/>
        </w:pBdr>
        <w:jc w:val="both"/>
        <w:rPr>
          <w:color w:val="000000"/>
          <w:sz w:val="22"/>
          <w:szCs w:val="22"/>
        </w:rPr>
      </w:pPr>
      <w:r>
        <w:rPr>
          <w:color w:val="000000"/>
          <w:sz w:val="22"/>
          <w:szCs w:val="22"/>
        </w:rPr>
        <w:t>Des analyses descriptives simples (moyenne, médiane, dispersion des scores) seront menées afin de classer les différents éléments d’information par ordre d’importance. Ce classement permettra de discuter, en regard des éventuels ajouts proposés, de la suppression potentielle de certains éléments dans les versions finalisées des outils d’aide à la décision.</w:t>
      </w:r>
    </w:p>
    <w:p w14:paraId="00000165"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Des analyses statistiques reposant sur des tests de rangs appariés pour classer par ordre d’importance/utilité les informations à transmettre. Des analyses exploratoires seront menées pour étudier le classement des informations à transmettre et le niveau de recommandation de l’outil d’aide à la décision selon le niveau de </w:t>
      </w:r>
      <w:proofErr w:type="spellStart"/>
      <w:r>
        <w:rPr>
          <w:color w:val="000000"/>
          <w:sz w:val="22"/>
          <w:szCs w:val="22"/>
        </w:rPr>
        <w:t>littératie</w:t>
      </w:r>
      <w:proofErr w:type="spellEnd"/>
      <w:r>
        <w:rPr>
          <w:color w:val="000000"/>
          <w:sz w:val="22"/>
          <w:szCs w:val="22"/>
        </w:rPr>
        <w:t xml:space="preserve"> en santé, le niveau d’étude et les préférences générale envers un partage des décisions thérapeutiques. Ces analyses feront appel à des modèles de régression correspondant à la distribution des variables étudiées.</w:t>
      </w:r>
    </w:p>
    <w:p w14:paraId="00000166" w14:textId="77777777" w:rsidR="001C4A6F" w:rsidRDefault="001C4A6F">
      <w:pPr>
        <w:pBdr>
          <w:top w:val="nil"/>
          <w:left w:val="nil"/>
          <w:bottom w:val="nil"/>
          <w:right w:val="nil"/>
          <w:between w:val="nil"/>
        </w:pBdr>
        <w:rPr>
          <w:b/>
          <w:smallCaps/>
          <w:color w:val="000000"/>
          <w:sz w:val="22"/>
          <w:szCs w:val="22"/>
        </w:rPr>
      </w:pPr>
    </w:p>
    <w:p w14:paraId="00000167" w14:textId="77777777" w:rsidR="001C4A6F" w:rsidRDefault="00C23C04">
      <w:pPr>
        <w:keepNext/>
        <w:pBdr>
          <w:top w:val="nil"/>
          <w:left w:val="nil"/>
          <w:bottom w:val="nil"/>
          <w:right w:val="nil"/>
          <w:between w:val="nil"/>
        </w:pBdr>
        <w:tabs>
          <w:tab w:val="left" w:pos="709"/>
        </w:tabs>
        <w:spacing w:before="60"/>
        <w:jc w:val="both"/>
        <w:rPr>
          <w:b/>
          <w:smallCaps/>
          <w:color w:val="000000"/>
          <w:sz w:val="28"/>
          <w:szCs w:val="28"/>
        </w:rPr>
      </w:pPr>
      <w:bookmarkStart w:id="163" w:name="_heading=h.qsh70q" w:colFirst="0" w:colLast="0"/>
      <w:bookmarkEnd w:id="163"/>
      <w:r>
        <w:rPr>
          <w:b/>
          <w:smallCaps/>
          <w:color w:val="000000"/>
          <w:sz w:val="28"/>
          <w:szCs w:val="28"/>
        </w:rPr>
        <w:t>7. Droit d'accès aux données et documents source</w:t>
      </w:r>
    </w:p>
    <w:p w14:paraId="00000168" w14:textId="77777777" w:rsidR="001C4A6F" w:rsidRDefault="001C4A6F">
      <w:pPr>
        <w:keepNext/>
        <w:pBdr>
          <w:top w:val="nil"/>
          <w:left w:val="nil"/>
          <w:bottom w:val="nil"/>
          <w:right w:val="nil"/>
          <w:between w:val="nil"/>
        </w:pBdr>
        <w:tabs>
          <w:tab w:val="left" w:pos="709"/>
        </w:tabs>
        <w:spacing w:before="60"/>
        <w:jc w:val="both"/>
        <w:rPr>
          <w:b/>
          <w:smallCaps/>
          <w:color w:val="000000"/>
          <w:sz w:val="28"/>
          <w:szCs w:val="28"/>
        </w:rPr>
      </w:pPr>
    </w:p>
    <w:p w14:paraId="00000169" w14:textId="77777777" w:rsidR="001C4A6F" w:rsidRDefault="00C23C04">
      <w:pPr>
        <w:pBdr>
          <w:top w:val="nil"/>
          <w:left w:val="nil"/>
          <w:bottom w:val="nil"/>
          <w:right w:val="nil"/>
          <w:between w:val="nil"/>
        </w:pBdr>
        <w:jc w:val="both"/>
        <w:rPr>
          <w:color w:val="000000"/>
          <w:sz w:val="22"/>
          <w:szCs w:val="22"/>
        </w:rPr>
      </w:pPr>
      <w:r>
        <w:rPr>
          <w:color w:val="000000"/>
          <w:sz w:val="22"/>
          <w:szCs w:val="22"/>
        </w:rPr>
        <w:t>L'investigateur s'engage, pour lui-même et pour toutes les personnes amenées à suivre le déroulement de l'essai, à garantir la confidentialité de toutes les informations fournies par l’Institut Paoli-</w:t>
      </w:r>
      <w:proofErr w:type="spellStart"/>
      <w:r>
        <w:rPr>
          <w:color w:val="000000"/>
          <w:sz w:val="22"/>
          <w:szCs w:val="22"/>
        </w:rPr>
        <w:t>Calmettes</w:t>
      </w:r>
      <w:proofErr w:type="spellEnd"/>
      <w:r>
        <w:rPr>
          <w:color w:val="000000"/>
          <w:sz w:val="22"/>
          <w:szCs w:val="22"/>
        </w:rPr>
        <w:t xml:space="preserve"> jusqu'à la publication des résultats de l'essai. Cette obligation de confidentialité ne s'appliquera pas aux renseignements que l'investigateur sera amené à communiquer aux patients dans le cadre de leur participation à l'essai ni aux informations déjà publiées.</w:t>
      </w:r>
    </w:p>
    <w:p w14:paraId="0000016A" w14:textId="77777777" w:rsidR="001C4A6F" w:rsidRDefault="001C4A6F">
      <w:pPr>
        <w:pBdr>
          <w:top w:val="nil"/>
          <w:left w:val="nil"/>
          <w:bottom w:val="nil"/>
          <w:right w:val="nil"/>
          <w:between w:val="nil"/>
        </w:pBdr>
        <w:jc w:val="both"/>
        <w:rPr>
          <w:color w:val="000000"/>
          <w:sz w:val="22"/>
          <w:szCs w:val="22"/>
        </w:rPr>
      </w:pPr>
    </w:p>
    <w:p w14:paraId="0000016B" w14:textId="77777777" w:rsidR="001C4A6F" w:rsidRDefault="001C4A6F">
      <w:pPr>
        <w:pBdr>
          <w:top w:val="nil"/>
          <w:left w:val="nil"/>
          <w:bottom w:val="nil"/>
          <w:right w:val="nil"/>
          <w:between w:val="nil"/>
        </w:pBdr>
        <w:jc w:val="both"/>
        <w:rPr>
          <w:color w:val="000000"/>
          <w:sz w:val="22"/>
          <w:szCs w:val="22"/>
        </w:rPr>
      </w:pPr>
    </w:p>
    <w:p w14:paraId="0000016C" w14:textId="77777777" w:rsidR="001C4A6F" w:rsidRDefault="00C23C04">
      <w:pPr>
        <w:pStyle w:val="Titre1"/>
        <w:rPr>
          <w:rFonts w:ascii="Arial" w:eastAsia="Arial" w:hAnsi="Arial" w:cs="Arial"/>
          <w:smallCaps/>
        </w:rPr>
      </w:pPr>
      <w:bookmarkStart w:id="164" w:name="_heading=h.3as4poj" w:colFirst="0" w:colLast="0"/>
      <w:bookmarkEnd w:id="164"/>
      <w:r>
        <w:rPr>
          <w:rFonts w:ascii="Arial" w:eastAsia="Arial" w:hAnsi="Arial" w:cs="Arial"/>
          <w:smallCaps/>
        </w:rPr>
        <w:t xml:space="preserve">8. CONTROLE ET ASSURANCE QUALITE </w:t>
      </w:r>
    </w:p>
    <w:p w14:paraId="0000016D" w14:textId="77777777" w:rsidR="001C4A6F" w:rsidRDefault="001C4A6F">
      <w:pPr>
        <w:pBdr>
          <w:top w:val="nil"/>
          <w:left w:val="nil"/>
          <w:bottom w:val="nil"/>
          <w:right w:val="nil"/>
          <w:between w:val="nil"/>
        </w:pBdr>
        <w:rPr>
          <w:color w:val="000000"/>
        </w:rPr>
      </w:pPr>
    </w:p>
    <w:p w14:paraId="0000016E" w14:textId="77777777" w:rsidR="001C4A6F" w:rsidRDefault="00C23C04">
      <w:pPr>
        <w:pBdr>
          <w:top w:val="nil"/>
          <w:left w:val="nil"/>
          <w:bottom w:val="nil"/>
          <w:right w:val="nil"/>
          <w:between w:val="nil"/>
        </w:pBdr>
        <w:jc w:val="both"/>
        <w:rPr>
          <w:color w:val="000000"/>
          <w:sz w:val="22"/>
          <w:szCs w:val="22"/>
        </w:rPr>
      </w:pPr>
      <w:r>
        <w:rPr>
          <w:color w:val="000000"/>
          <w:sz w:val="22"/>
          <w:szCs w:val="22"/>
        </w:rPr>
        <w:t>L’Institut Paoli-</w:t>
      </w:r>
      <w:proofErr w:type="spellStart"/>
      <w:r>
        <w:rPr>
          <w:color w:val="000000"/>
          <w:sz w:val="22"/>
          <w:szCs w:val="22"/>
        </w:rPr>
        <w:t>Calmettes</w:t>
      </w:r>
      <w:proofErr w:type="spellEnd"/>
      <w:r>
        <w:rPr>
          <w:color w:val="000000"/>
          <w:sz w:val="22"/>
          <w:szCs w:val="22"/>
        </w:rPr>
        <w:t xml:space="preserve"> (IPC) est le promoteur de ce projet. </w:t>
      </w:r>
    </w:p>
    <w:p w14:paraId="0000016F" w14:textId="77777777" w:rsidR="001C4A6F" w:rsidRDefault="00C23C04">
      <w:pPr>
        <w:pBdr>
          <w:top w:val="nil"/>
          <w:left w:val="nil"/>
          <w:bottom w:val="nil"/>
          <w:right w:val="nil"/>
          <w:between w:val="nil"/>
        </w:pBdr>
        <w:jc w:val="both"/>
        <w:rPr>
          <w:color w:val="000000"/>
          <w:sz w:val="22"/>
          <w:szCs w:val="22"/>
        </w:rPr>
      </w:pPr>
      <w:r>
        <w:rPr>
          <w:color w:val="000000"/>
          <w:sz w:val="22"/>
          <w:szCs w:val="22"/>
        </w:rPr>
        <w:t>Le promoteur est responsable de la mise en place d'un système d'assurance qualité décrit dans les procédures institutionnelles afin que l'essai soit réalisé conformément au protocole et aux Bonnes Pratiques Cliniques.</w:t>
      </w:r>
    </w:p>
    <w:p w14:paraId="00000170" w14:textId="77777777" w:rsidR="001C4A6F" w:rsidRDefault="00C23C04">
      <w:pPr>
        <w:pBdr>
          <w:top w:val="nil"/>
          <w:left w:val="nil"/>
          <w:bottom w:val="nil"/>
          <w:right w:val="nil"/>
          <w:between w:val="nil"/>
        </w:pBdr>
        <w:jc w:val="both"/>
        <w:rPr>
          <w:color w:val="000000"/>
          <w:sz w:val="22"/>
          <w:szCs w:val="22"/>
        </w:rPr>
      </w:pPr>
      <w:bookmarkStart w:id="165" w:name="_heading=h.1pxezwc" w:colFirst="0" w:colLast="0"/>
      <w:bookmarkEnd w:id="165"/>
      <w:r>
        <w:rPr>
          <w:color w:val="000000"/>
          <w:sz w:val="22"/>
          <w:szCs w:val="22"/>
        </w:rPr>
        <w:t>Le projet sera coordonné par le Département de la Recherche Clinique et de l’Innovation de l’IPC, qui assurera le contrôle de qualité.</w:t>
      </w:r>
    </w:p>
    <w:p w14:paraId="00000171" w14:textId="77777777" w:rsidR="001C4A6F" w:rsidRDefault="001C4A6F">
      <w:pPr>
        <w:pBdr>
          <w:top w:val="nil"/>
          <w:left w:val="nil"/>
          <w:bottom w:val="nil"/>
          <w:right w:val="nil"/>
          <w:between w:val="nil"/>
        </w:pBdr>
        <w:jc w:val="both"/>
        <w:rPr>
          <w:color w:val="000000"/>
          <w:sz w:val="22"/>
          <w:szCs w:val="22"/>
        </w:rPr>
      </w:pPr>
    </w:p>
    <w:p w14:paraId="00000172" w14:textId="77777777" w:rsidR="001C4A6F" w:rsidRDefault="001C4A6F">
      <w:pPr>
        <w:pBdr>
          <w:top w:val="nil"/>
          <w:left w:val="nil"/>
          <w:bottom w:val="nil"/>
          <w:right w:val="nil"/>
          <w:between w:val="nil"/>
        </w:pBdr>
        <w:jc w:val="both"/>
        <w:rPr>
          <w:color w:val="000000"/>
          <w:sz w:val="22"/>
          <w:szCs w:val="22"/>
        </w:rPr>
      </w:pPr>
    </w:p>
    <w:p w14:paraId="00000173" w14:textId="77777777" w:rsidR="001C4A6F" w:rsidRDefault="00C23C04">
      <w:pPr>
        <w:pStyle w:val="Titre1"/>
        <w:rPr>
          <w:rFonts w:ascii="Arial" w:eastAsia="Arial" w:hAnsi="Arial" w:cs="Arial"/>
          <w:smallCaps/>
        </w:rPr>
      </w:pPr>
      <w:bookmarkStart w:id="166" w:name="_heading=h.49x2ik5" w:colFirst="0" w:colLast="0"/>
      <w:bookmarkEnd w:id="166"/>
      <w:r>
        <w:rPr>
          <w:rFonts w:ascii="Arial" w:eastAsia="Arial" w:hAnsi="Arial" w:cs="Arial"/>
          <w:smallCaps/>
        </w:rPr>
        <w:t>9. CONSIDERATIONS ETHIQUES ET REGLEMENTAIRES</w:t>
      </w:r>
    </w:p>
    <w:p w14:paraId="00000174" w14:textId="77777777" w:rsidR="001C4A6F" w:rsidRDefault="00C23C04">
      <w:pPr>
        <w:pStyle w:val="Titre2"/>
        <w:ind w:firstLine="567"/>
        <w:jc w:val="both"/>
        <w:rPr>
          <w:rFonts w:ascii="Arial" w:eastAsia="Arial" w:hAnsi="Arial" w:cs="Arial"/>
        </w:rPr>
      </w:pPr>
      <w:bookmarkStart w:id="167" w:name="_heading=h.2p2csry" w:colFirst="0" w:colLast="0"/>
      <w:bookmarkEnd w:id="167"/>
      <w:r>
        <w:rPr>
          <w:rFonts w:ascii="Arial" w:eastAsia="Arial" w:hAnsi="Arial" w:cs="Arial"/>
        </w:rPr>
        <w:t>9.1 Réglementaire</w:t>
      </w:r>
    </w:p>
    <w:p w14:paraId="00000175" w14:textId="77777777" w:rsidR="001C4A6F" w:rsidRDefault="00C23C04">
      <w:pPr>
        <w:pBdr>
          <w:top w:val="nil"/>
          <w:left w:val="nil"/>
          <w:bottom w:val="nil"/>
          <w:right w:val="nil"/>
          <w:between w:val="nil"/>
        </w:pBdr>
        <w:jc w:val="both"/>
        <w:rPr>
          <w:color w:val="000000"/>
          <w:sz w:val="22"/>
          <w:szCs w:val="22"/>
        </w:rPr>
      </w:pPr>
      <w:r>
        <w:rPr>
          <w:color w:val="000000"/>
          <w:sz w:val="22"/>
          <w:szCs w:val="22"/>
        </w:rPr>
        <w:t>L'essai clinique doit être conduit conformément :</w:t>
      </w:r>
    </w:p>
    <w:p w14:paraId="00000176" w14:textId="77777777" w:rsidR="001C4A6F" w:rsidRDefault="00C23C04">
      <w:pPr>
        <w:numPr>
          <w:ilvl w:val="0"/>
          <w:numId w:val="2"/>
        </w:numPr>
        <w:pBdr>
          <w:top w:val="nil"/>
          <w:left w:val="nil"/>
          <w:bottom w:val="nil"/>
          <w:right w:val="nil"/>
          <w:between w:val="nil"/>
        </w:pBdr>
        <w:ind w:left="0" w:firstLine="0"/>
        <w:jc w:val="both"/>
        <w:rPr>
          <w:color w:val="000000"/>
          <w:sz w:val="22"/>
          <w:szCs w:val="22"/>
        </w:rPr>
      </w:pPr>
      <w:proofErr w:type="gramStart"/>
      <w:r>
        <w:rPr>
          <w:color w:val="000000"/>
          <w:sz w:val="22"/>
          <w:szCs w:val="22"/>
        </w:rPr>
        <w:t>aux</w:t>
      </w:r>
      <w:proofErr w:type="gramEnd"/>
      <w:r>
        <w:rPr>
          <w:color w:val="000000"/>
          <w:sz w:val="22"/>
          <w:szCs w:val="22"/>
        </w:rPr>
        <w:t xml:space="preserve"> principes éthiques de la déclaration d'Helsinki de 1964, révisée</w:t>
      </w:r>
    </w:p>
    <w:p w14:paraId="00000177" w14:textId="77777777" w:rsidR="001C4A6F" w:rsidRDefault="00C23C04">
      <w:pPr>
        <w:numPr>
          <w:ilvl w:val="0"/>
          <w:numId w:val="2"/>
        </w:numPr>
        <w:pBdr>
          <w:top w:val="nil"/>
          <w:left w:val="nil"/>
          <w:bottom w:val="nil"/>
          <w:right w:val="nil"/>
          <w:between w:val="nil"/>
        </w:pBdr>
        <w:ind w:left="0" w:firstLine="0"/>
        <w:jc w:val="both"/>
        <w:rPr>
          <w:color w:val="000000"/>
          <w:sz w:val="22"/>
          <w:szCs w:val="22"/>
        </w:rPr>
      </w:pPr>
      <w:proofErr w:type="gramStart"/>
      <w:r>
        <w:rPr>
          <w:color w:val="000000"/>
          <w:sz w:val="22"/>
          <w:szCs w:val="22"/>
        </w:rPr>
        <w:t>aux</w:t>
      </w:r>
      <w:proofErr w:type="gramEnd"/>
      <w:r>
        <w:rPr>
          <w:color w:val="000000"/>
          <w:sz w:val="22"/>
          <w:szCs w:val="22"/>
        </w:rPr>
        <w:t xml:space="preserve"> Bonnes Pratiques Cliniques de la décision de Novembre 2006,</w:t>
      </w:r>
    </w:p>
    <w:p w14:paraId="00000178" w14:textId="77777777" w:rsidR="001C4A6F" w:rsidRDefault="00C23C04">
      <w:pPr>
        <w:numPr>
          <w:ilvl w:val="0"/>
          <w:numId w:val="2"/>
        </w:numPr>
        <w:pBdr>
          <w:top w:val="nil"/>
          <w:left w:val="nil"/>
          <w:bottom w:val="nil"/>
          <w:right w:val="nil"/>
          <w:between w:val="nil"/>
        </w:pBdr>
        <w:ind w:left="0" w:firstLine="0"/>
        <w:jc w:val="both"/>
        <w:rPr>
          <w:color w:val="000000"/>
          <w:sz w:val="22"/>
          <w:szCs w:val="22"/>
        </w:rPr>
      </w:pPr>
      <w:proofErr w:type="gramStart"/>
      <w:r>
        <w:rPr>
          <w:color w:val="000000"/>
          <w:sz w:val="22"/>
          <w:szCs w:val="22"/>
        </w:rPr>
        <w:t>à</w:t>
      </w:r>
      <w:proofErr w:type="gramEnd"/>
      <w:r>
        <w:rPr>
          <w:color w:val="000000"/>
          <w:sz w:val="22"/>
          <w:szCs w:val="22"/>
        </w:rPr>
        <w:t xml:space="preserve"> la Directive Européenne (2001/20/CE) sur la conduite des essais cliniques,</w:t>
      </w:r>
    </w:p>
    <w:p w14:paraId="00000179" w14:textId="77777777" w:rsidR="001C4A6F" w:rsidRDefault="00C23C04">
      <w:pPr>
        <w:numPr>
          <w:ilvl w:val="0"/>
          <w:numId w:val="2"/>
        </w:numPr>
        <w:pBdr>
          <w:top w:val="nil"/>
          <w:left w:val="nil"/>
          <w:bottom w:val="nil"/>
          <w:right w:val="nil"/>
          <w:between w:val="nil"/>
        </w:pBdr>
        <w:ind w:left="0" w:firstLine="0"/>
        <w:jc w:val="both"/>
        <w:rPr>
          <w:color w:val="000000"/>
          <w:sz w:val="22"/>
          <w:szCs w:val="22"/>
        </w:rPr>
      </w:pPr>
      <w:proofErr w:type="gramStart"/>
      <w:r>
        <w:rPr>
          <w:color w:val="000000"/>
          <w:sz w:val="22"/>
          <w:szCs w:val="22"/>
        </w:rPr>
        <w:lastRenderedPageBreak/>
        <w:t>à</w:t>
      </w:r>
      <w:proofErr w:type="gramEnd"/>
      <w:r>
        <w:rPr>
          <w:color w:val="000000"/>
          <w:sz w:val="22"/>
          <w:szCs w:val="22"/>
        </w:rPr>
        <w:t xml:space="preserve"> la loi </w:t>
      </w:r>
      <w:proofErr w:type="spellStart"/>
      <w:r>
        <w:rPr>
          <w:color w:val="000000"/>
          <w:sz w:val="22"/>
          <w:szCs w:val="22"/>
        </w:rPr>
        <w:t>Huriet</w:t>
      </w:r>
      <w:proofErr w:type="spellEnd"/>
      <w:r>
        <w:rPr>
          <w:color w:val="000000"/>
          <w:sz w:val="22"/>
          <w:szCs w:val="22"/>
        </w:rPr>
        <w:t xml:space="preserve"> (n°88-1138) du 20 décembre 1988 relative à la Protection des Personnes se prêtant à la Recherche Biomédicale et modifiée par la loi de Santé Publique (n° 2004-806) du 9 août 2004,</w:t>
      </w:r>
    </w:p>
    <w:p w14:paraId="0000017A" w14:textId="77777777" w:rsidR="001C4A6F" w:rsidRDefault="00C23C04">
      <w:pPr>
        <w:numPr>
          <w:ilvl w:val="0"/>
          <w:numId w:val="2"/>
        </w:numPr>
        <w:pBdr>
          <w:top w:val="nil"/>
          <w:left w:val="nil"/>
          <w:bottom w:val="nil"/>
          <w:right w:val="nil"/>
          <w:between w:val="nil"/>
        </w:pBdr>
        <w:ind w:left="0" w:firstLine="0"/>
        <w:jc w:val="both"/>
        <w:rPr>
          <w:color w:val="000000"/>
          <w:sz w:val="22"/>
          <w:szCs w:val="22"/>
        </w:rPr>
      </w:pPr>
      <w:proofErr w:type="gramStart"/>
      <w:r>
        <w:rPr>
          <w:color w:val="000000"/>
          <w:sz w:val="22"/>
          <w:szCs w:val="22"/>
        </w:rPr>
        <w:t>à</w:t>
      </w:r>
      <w:proofErr w:type="gramEnd"/>
      <w:r>
        <w:rPr>
          <w:color w:val="000000"/>
          <w:sz w:val="22"/>
          <w:szCs w:val="22"/>
        </w:rPr>
        <w:t xml:space="preserve"> la loi n° 2004-801 du 6 août 2004 relative à la protection des personnes physiques à l’égard des traitements de données à caractère personnel, et modifiant la loi n° 78-17 du 6 janvier 1978 relative à l’informatique, aux fichiers et aux libertés,</w:t>
      </w:r>
    </w:p>
    <w:p w14:paraId="0000017B" w14:textId="77777777" w:rsidR="001C4A6F" w:rsidRDefault="00C23C04">
      <w:pPr>
        <w:numPr>
          <w:ilvl w:val="0"/>
          <w:numId w:val="2"/>
        </w:numPr>
        <w:pBdr>
          <w:top w:val="nil"/>
          <w:left w:val="nil"/>
          <w:bottom w:val="nil"/>
          <w:right w:val="nil"/>
          <w:between w:val="nil"/>
        </w:pBdr>
        <w:ind w:left="0" w:firstLine="0"/>
        <w:jc w:val="both"/>
        <w:rPr>
          <w:color w:val="000000"/>
          <w:sz w:val="22"/>
          <w:szCs w:val="22"/>
        </w:rPr>
      </w:pPr>
      <w:proofErr w:type="gramStart"/>
      <w:r>
        <w:rPr>
          <w:color w:val="000000"/>
          <w:sz w:val="22"/>
          <w:szCs w:val="22"/>
        </w:rPr>
        <w:t>à</w:t>
      </w:r>
      <w:proofErr w:type="gramEnd"/>
      <w:r>
        <w:rPr>
          <w:color w:val="000000"/>
          <w:sz w:val="22"/>
          <w:szCs w:val="22"/>
        </w:rPr>
        <w:t xml:space="preserve"> la loi n° 2011-814 du 7 juillet 2011 relative à la bioéthique.</w:t>
      </w:r>
    </w:p>
    <w:p w14:paraId="0000017C" w14:textId="77777777" w:rsidR="001C4A6F" w:rsidRDefault="00C23C04">
      <w:pPr>
        <w:numPr>
          <w:ilvl w:val="0"/>
          <w:numId w:val="2"/>
        </w:numPr>
        <w:pBdr>
          <w:top w:val="nil"/>
          <w:left w:val="nil"/>
          <w:bottom w:val="nil"/>
          <w:right w:val="nil"/>
          <w:between w:val="nil"/>
        </w:pBdr>
        <w:ind w:left="709" w:hanging="709"/>
        <w:jc w:val="both"/>
        <w:rPr>
          <w:color w:val="000000"/>
          <w:sz w:val="22"/>
          <w:szCs w:val="22"/>
        </w:rPr>
      </w:pPr>
      <w:proofErr w:type="gramStart"/>
      <w:r>
        <w:rPr>
          <w:color w:val="000000"/>
          <w:sz w:val="22"/>
          <w:szCs w:val="22"/>
        </w:rPr>
        <w:t>à</w:t>
      </w:r>
      <w:proofErr w:type="gramEnd"/>
      <w:r>
        <w:rPr>
          <w:color w:val="000000"/>
          <w:sz w:val="22"/>
          <w:szCs w:val="22"/>
        </w:rPr>
        <w:t xml:space="preserve"> la loi n° 2012-300 du 5 mars 2012 modifiée par le décret  2016-1537 du 16 novembre 2016.</w:t>
      </w:r>
    </w:p>
    <w:p w14:paraId="0000017D" w14:textId="77777777" w:rsidR="001C4A6F" w:rsidRDefault="001C4A6F">
      <w:pPr>
        <w:pBdr>
          <w:top w:val="nil"/>
          <w:left w:val="nil"/>
          <w:bottom w:val="nil"/>
          <w:right w:val="nil"/>
          <w:between w:val="nil"/>
        </w:pBdr>
        <w:jc w:val="both"/>
        <w:rPr>
          <w:color w:val="000000"/>
          <w:sz w:val="22"/>
          <w:szCs w:val="22"/>
        </w:rPr>
      </w:pPr>
    </w:p>
    <w:p w14:paraId="0000017E" w14:textId="77777777" w:rsidR="001C4A6F" w:rsidRDefault="00C23C04">
      <w:pPr>
        <w:pStyle w:val="Titre2"/>
        <w:spacing w:before="0" w:after="0"/>
        <w:ind w:firstLine="567"/>
        <w:jc w:val="both"/>
        <w:rPr>
          <w:rFonts w:ascii="Arial" w:eastAsia="Arial" w:hAnsi="Arial" w:cs="Arial"/>
        </w:rPr>
      </w:pPr>
      <w:bookmarkStart w:id="168" w:name="_heading=h.147n2zr" w:colFirst="0" w:colLast="0"/>
      <w:bookmarkEnd w:id="168"/>
      <w:r>
        <w:rPr>
          <w:rFonts w:ascii="Arial" w:eastAsia="Arial" w:hAnsi="Arial" w:cs="Arial"/>
        </w:rPr>
        <w:tab/>
        <w:t>9.2 Comité de Protection des Personnes (CPP)</w:t>
      </w:r>
    </w:p>
    <w:p w14:paraId="0000017F" w14:textId="77777777" w:rsidR="001C4A6F" w:rsidRDefault="00C23C04">
      <w:pPr>
        <w:pStyle w:val="Sous-titre"/>
        <w:widowControl/>
        <w:jc w:val="both"/>
        <w:rPr>
          <w:rFonts w:ascii="Arial" w:eastAsia="Arial" w:hAnsi="Arial" w:cs="Arial"/>
          <w:sz w:val="22"/>
          <w:szCs w:val="22"/>
        </w:rPr>
      </w:pPr>
      <w:bookmarkStart w:id="169" w:name="_heading=h.3o7alnk" w:colFirst="0" w:colLast="0"/>
      <w:bookmarkEnd w:id="169"/>
      <w:r>
        <w:rPr>
          <w:rFonts w:ascii="Arial" w:eastAsia="Arial" w:hAnsi="Arial" w:cs="Arial"/>
          <w:sz w:val="22"/>
          <w:szCs w:val="22"/>
        </w:rPr>
        <w:t>Le promoteur s’engage à soumettre le projet d’étude à l’avis préalable d’un Comité de Protection des Personnes (CPP). Les informations communiquées portent d’une part sur les modalités et la nature de la recherche et d’autre part, sur les garanties prévues pour les patients participant à cet essai.</w:t>
      </w:r>
    </w:p>
    <w:p w14:paraId="00000180" w14:textId="77777777" w:rsidR="001C4A6F" w:rsidRDefault="001C4A6F">
      <w:pPr>
        <w:pStyle w:val="Sous-titre"/>
        <w:widowControl/>
        <w:spacing w:line="360" w:lineRule="auto"/>
        <w:jc w:val="both"/>
        <w:rPr>
          <w:rFonts w:ascii="Arial" w:eastAsia="Arial" w:hAnsi="Arial" w:cs="Arial"/>
          <w:sz w:val="22"/>
          <w:szCs w:val="22"/>
        </w:rPr>
      </w:pPr>
    </w:p>
    <w:p w14:paraId="00000181" w14:textId="77777777" w:rsidR="001C4A6F" w:rsidRDefault="00C23C04">
      <w:pPr>
        <w:pStyle w:val="Titre2"/>
        <w:spacing w:before="0" w:after="0" w:line="360" w:lineRule="auto"/>
        <w:ind w:firstLine="567"/>
        <w:jc w:val="both"/>
        <w:rPr>
          <w:rFonts w:ascii="Arial" w:eastAsia="Arial" w:hAnsi="Arial" w:cs="Arial"/>
        </w:rPr>
      </w:pPr>
      <w:bookmarkStart w:id="170" w:name="_heading=h.23ckvvd" w:colFirst="0" w:colLast="0"/>
      <w:bookmarkEnd w:id="170"/>
      <w:r>
        <w:rPr>
          <w:rFonts w:ascii="Arial" w:eastAsia="Arial" w:hAnsi="Arial" w:cs="Arial"/>
        </w:rPr>
        <w:tab/>
        <w:t>9.3 Déclaration aux autorités compétentes</w:t>
      </w:r>
    </w:p>
    <w:p w14:paraId="00000182" w14:textId="77777777" w:rsidR="001C4A6F" w:rsidRDefault="00C23C04">
      <w:pPr>
        <w:pBdr>
          <w:top w:val="nil"/>
          <w:left w:val="nil"/>
          <w:bottom w:val="nil"/>
          <w:right w:val="nil"/>
          <w:between w:val="nil"/>
        </w:pBdr>
        <w:spacing w:line="360" w:lineRule="auto"/>
        <w:jc w:val="both"/>
        <w:rPr>
          <w:color w:val="000000"/>
          <w:sz w:val="22"/>
          <w:szCs w:val="22"/>
        </w:rPr>
      </w:pPr>
      <w:r>
        <w:rPr>
          <w:color w:val="000000"/>
          <w:sz w:val="22"/>
          <w:szCs w:val="22"/>
        </w:rPr>
        <w:t>Le présent protocole fera l’objet d’une diffusion auprès de l’ANSM pour information.</w:t>
      </w:r>
    </w:p>
    <w:p w14:paraId="00000183" w14:textId="77777777" w:rsidR="001C4A6F" w:rsidRDefault="001C4A6F">
      <w:pPr>
        <w:pStyle w:val="Titre2"/>
        <w:tabs>
          <w:tab w:val="left" w:pos="851"/>
        </w:tabs>
        <w:spacing w:before="0" w:after="0"/>
        <w:ind w:left="0" w:firstLine="0"/>
        <w:jc w:val="both"/>
        <w:rPr>
          <w:rFonts w:ascii="Arial" w:eastAsia="Arial" w:hAnsi="Arial" w:cs="Arial"/>
        </w:rPr>
      </w:pPr>
      <w:bookmarkStart w:id="171" w:name="_heading=h.ihv636" w:colFirst="0" w:colLast="0"/>
      <w:bookmarkEnd w:id="171"/>
    </w:p>
    <w:p w14:paraId="00000184" w14:textId="77777777" w:rsidR="001C4A6F" w:rsidRDefault="00C23C04">
      <w:pPr>
        <w:pStyle w:val="Titre2"/>
        <w:ind w:firstLine="567"/>
        <w:jc w:val="both"/>
        <w:rPr>
          <w:rFonts w:ascii="Arial" w:eastAsia="Arial" w:hAnsi="Arial" w:cs="Arial"/>
        </w:rPr>
      </w:pPr>
      <w:bookmarkStart w:id="172" w:name="_heading=h.32hioqz" w:colFirst="0" w:colLast="0"/>
      <w:bookmarkEnd w:id="172"/>
      <w:r>
        <w:rPr>
          <w:rFonts w:ascii="Arial" w:eastAsia="Arial" w:hAnsi="Arial" w:cs="Arial"/>
        </w:rPr>
        <w:tab/>
        <w:t>9.4 Information et non opposition des participants</w:t>
      </w:r>
    </w:p>
    <w:p w14:paraId="00000185"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Préalablement à la réalisation d'une recherche impliquant la personne humaine, la non opposition de celle-ci doit être recueilli après qu'elle a été informée, par l'investigateur ou son représentant, de l'objectif de la recherche, du déroulement et de la durée de l'étude, des bénéfices, risques potentiels et contraintes de l'essai, de l'avis donné par le CPP. </w:t>
      </w:r>
    </w:p>
    <w:p w14:paraId="00000186" w14:textId="77777777" w:rsidR="001C4A6F" w:rsidRDefault="001C4A6F">
      <w:pPr>
        <w:pBdr>
          <w:top w:val="nil"/>
          <w:left w:val="nil"/>
          <w:bottom w:val="nil"/>
          <w:right w:val="nil"/>
          <w:between w:val="nil"/>
        </w:pBdr>
        <w:jc w:val="both"/>
        <w:rPr>
          <w:color w:val="000000"/>
          <w:sz w:val="22"/>
          <w:szCs w:val="22"/>
        </w:rPr>
      </w:pPr>
    </w:p>
    <w:p w14:paraId="00000187"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La notice d’information </w:t>
      </w:r>
      <w:sdt>
        <w:sdtPr>
          <w:tag w:val="goog_rdk_34"/>
          <w:id w:val="-1442679275"/>
        </w:sdtPr>
        <w:sdtContent>
          <w:ins w:id="173" w:author="LOPEZ ALMEIDA Leonor" w:date="2020-07-13T15:51:00Z">
            <w:r>
              <w:rPr>
                <w:color w:val="000000"/>
                <w:sz w:val="22"/>
                <w:szCs w:val="22"/>
              </w:rPr>
              <w:t xml:space="preserve">pour les patients et les médecins ayant suivre un entretien </w:t>
            </w:r>
          </w:ins>
        </w:sdtContent>
      </w:sdt>
      <w:r>
        <w:rPr>
          <w:color w:val="000000"/>
          <w:sz w:val="22"/>
          <w:szCs w:val="22"/>
        </w:rPr>
        <w:t>sera datée et signée par le patient et l'investigateur (un exemplaire archivé par l'investigateur, un autre remis au patient ou à son représentant légal).</w:t>
      </w:r>
    </w:p>
    <w:p w14:paraId="00000188" w14:textId="77777777" w:rsidR="001C4A6F" w:rsidRDefault="001C4A6F">
      <w:pPr>
        <w:pBdr>
          <w:top w:val="nil"/>
          <w:left w:val="nil"/>
          <w:bottom w:val="nil"/>
          <w:right w:val="nil"/>
          <w:between w:val="nil"/>
        </w:pBdr>
        <w:jc w:val="both"/>
        <w:rPr>
          <w:color w:val="000000"/>
          <w:sz w:val="22"/>
          <w:szCs w:val="22"/>
        </w:rPr>
      </w:pPr>
    </w:p>
    <w:p w14:paraId="00000189" w14:textId="77777777" w:rsidR="001C4A6F" w:rsidRDefault="00C23C04">
      <w:pPr>
        <w:pBdr>
          <w:top w:val="nil"/>
          <w:left w:val="nil"/>
          <w:bottom w:val="nil"/>
          <w:right w:val="nil"/>
          <w:between w:val="nil"/>
        </w:pBdr>
        <w:jc w:val="both"/>
        <w:rPr>
          <w:color w:val="000000"/>
          <w:sz w:val="22"/>
          <w:szCs w:val="22"/>
        </w:rPr>
      </w:pPr>
      <w:r>
        <w:rPr>
          <w:color w:val="000000"/>
          <w:sz w:val="22"/>
          <w:szCs w:val="22"/>
        </w:rPr>
        <w:t>Le formulaire d'information et de non opposition du patient doit être associé sur un même document afin d'éviter tout risque de contestation sur le contenu de l'information donnée.</w:t>
      </w:r>
    </w:p>
    <w:p w14:paraId="0000018A" w14:textId="77777777" w:rsidR="001C4A6F" w:rsidRDefault="001C4A6F">
      <w:pPr>
        <w:pStyle w:val="Titre2"/>
        <w:tabs>
          <w:tab w:val="left" w:pos="851"/>
        </w:tabs>
        <w:spacing w:before="0" w:after="0"/>
        <w:ind w:left="0" w:firstLine="0"/>
        <w:jc w:val="both"/>
        <w:rPr>
          <w:rFonts w:ascii="Arial" w:eastAsia="Arial" w:hAnsi="Arial" w:cs="Arial"/>
        </w:rPr>
      </w:pPr>
      <w:bookmarkStart w:id="174" w:name="_heading=h.1hmsyys" w:colFirst="0" w:colLast="0"/>
      <w:bookmarkEnd w:id="174"/>
    </w:p>
    <w:p w14:paraId="0000018B" w14:textId="77777777" w:rsidR="001C4A6F" w:rsidRDefault="00C23C04">
      <w:pPr>
        <w:pStyle w:val="Titre2"/>
        <w:ind w:firstLine="567"/>
        <w:jc w:val="both"/>
        <w:rPr>
          <w:rFonts w:ascii="Arial" w:eastAsia="Arial" w:hAnsi="Arial" w:cs="Arial"/>
        </w:rPr>
      </w:pPr>
      <w:bookmarkStart w:id="175" w:name="_heading=h.41mghml" w:colFirst="0" w:colLast="0"/>
      <w:bookmarkEnd w:id="175"/>
      <w:r>
        <w:rPr>
          <w:rFonts w:ascii="Arial" w:eastAsia="Arial" w:hAnsi="Arial" w:cs="Arial"/>
        </w:rPr>
        <w:tab/>
        <w:t>9.5 Responsabilités des investigateurs</w:t>
      </w:r>
    </w:p>
    <w:p w14:paraId="0000018C" w14:textId="77777777" w:rsidR="001C4A6F" w:rsidRDefault="00C23C04">
      <w:pPr>
        <w:pBdr>
          <w:top w:val="nil"/>
          <w:left w:val="nil"/>
          <w:bottom w:val="nil"/>
          <w:right w:val="nil"/>
          <w:between w:val="nil"/>
        </w:pBdr>
        <w:jc w:val="both"/>
        <w:rPr>
          <w:color w:val="000000"/>
          <w:sz w:val="22"/>
          <w:szCs w:val="22"/>
        </w:rPr>
      </w:pPr>
      <w:r>
        <w:rPr>
          <w:color w:val="000000"/>
          <w:sz w:val="22"/>
          <w:szCs w:val="22"/>
        </w:rPr>
        <w:t>L'investigateur de chaque établissement concerné s'engage à conduire l'essai clinique conformément au protocole qui a été approuvé par le CPP. L'investigateur ne doit apporter aucune modification au protocole sans l'autorisation du promoteur.</w:t>
      </w:r>
    </w:p>
    <w:p w14:paraId="0000018D" w14:textId="77777777" w:rsidR="001C4A6F" w:rsidRDefault="001C4A6F">
      <w:pPr>
        <w:pBdr>
          <w:top w:val="nil"/>
          <w:left w:val="nil"/>
          <w:bottom w:val="nil"/>
          <w:right w:val="nil"/>
          <w:between w:val="nil"/>
        </w:pBdr>
        <w:jc w:val="both"/>
        <w:rPr>
          <w:color w:val="000000"/>
          <w:sz w:val="22"/>
          <w:szCs w:val="22"/>
        </w:rPr>
      </w:pPr>
    </w:p>
    <w:p w14:paraId="0000018E" w14:textId="77777777" w:rsidR="001C4A6F" w:rsidRDefault="00C23C04">
      <w:pPr>
        <w:pBdr>
          <w:top w:val="nil"/>
          <w:left w:val="nil"/>
          <w:bottom w:val="nil"/>
          <w:right w:val="nil"/>
          <w:between w:val="nil"/>
        </w:pBdr>
        <w:jc w:val="both"/>
        <w:rPr>
          <w:color w:val="000000"/>
          <w:sz w:val="22"/>
          <w:szCs w:val="22"/>
        </w:rPr>
      </w:pPr>
      <w:r>
        <w:rPr>
          <w:color w:val="000000"/>
          <w:sz w:val="22"/>
          <w:szCs w:val="22"/>
        </w:rPr>
        <w:t>Il est de la responsabilité de l’investigateur responsable de l’essai dans l’établissement :</w:t>
      </w:r>
    </w:p>
    <w:p w14:paraId="0000018F"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de</w:t>
      </w:r>
      <w:proofErr w:type="gramEnd"/>
      <w:r>
        <w:rPr>
          <w:color w:val="000000"/>
          <w:sz w:val="22"/>
          <w:szCs w:val="22"/>
        </w:rPr>
        <w:t xml:space="preserve"> fournir au promoteur son curriculum vitae ainsi que ceux des </w:t>
      </w:r>
      <w:proofErr w:type="spellStart"/>
      <w:r>
        <w:rPr>
          <w:color w:val="000000"/>
          <w:sz w:val="22"/>
          <w:szCs w:val="22"/>
        </w:rPr>
        <w:t>co</w:t>
      </w:r>
      <w:proofErr w:type="spellEnd"/>
      <w:r>
        <w:rPr>
          <w:color w:val="000000"/>
          <w:sz w:val="22"/>
          <w:szCs w:val="22"/>
        </w:rPr>
        <w:t>-investigateurs,</w:t>
      </w:r>
    </w:p>
    <w:p w14:paraId="00000190"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d'identifier</w:t>
      </w:r>
      <w:proofErr w:type="gramEnd"/>
      <w:r>
        <w:rPr>
          <w:color w:val="000000"/>
          <w:sz w:val="22"/>
          <w:szCs w:val="22"/>
        </w:rPr>
        <w:t xml:space="preserve"> les membres de son équipe qui participent à l'essai et de définir leurs responsabilités,</w:t>
      </w:r>
    </w:p>
    <w:p w14:paraId="00000191"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de</w:t>
      </w:r>
      <w:proofErr w:type="gramEnd"/>
      <w:r>
        <w:rPr>
          <w:color w:val="000000"/>
          <w:sz w:val="22"/>
          <w:szCs w:val="22"/>
        </w:rPr>
        <w:t xml:space="preserve"> démarrer le recrutement des patients après autorisation du promoteur,</w:t>
      </w:r>
    </w:p>
    <w:p w14:paraId="00000192"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d'essayer</w:t>
      </w:r>
      <w:proofErr w:type="gramEnd"/>
      <w:r>
        <w:rPr>
          <w:color w:val="000000"/>
          <w:sz w:val="22"/>
          <w:szCs w:val="22"/>
        </w:rPr>
        <w:t xml:space="preserve"> d’inclure le nombre requis de patients dans les limites de la période de recrutement établie.</w:t>
      </w:r>
    </w:p>
    <w:p w14:paraId="00000193" w14:textId="77777777" w:rsidR="001C4A6F" w:rsidRDefault="001C4A6F">
      <w:pPr>
        <w:pBdr>
          <w:top w:val="nil"/>
          <w:left w:val="nil"/>
          <w:bottom w:val="nil"/>
          <w:right w:val="nil"/>
          <w:between w:val="nil"/>
        </w:pBdr>
        <w:jc w:val="both"/>
        <w:rPr>
          <w:color w:val="000000"/>
          <w:sz w:val="22"/>
          <w:szCs w:val="22"/>
        </w:rPr>
      </w:pPr>
    </w:p>
    <w:p w14:paraId="00000194" w14:textId="77777777" w:rsidR="001C4A6F" w:rsidRDefault="00C23C04">
      <w:pPr>
        <w:pBdr>
          <w:top w:val="nil"/>
          <w:left w:val="nil"/>
          <w:bottom w:val="nil"/>
          <w:right w:val="nil"/>
          <w:between w:val="nil"/>
        </w:pBdr>
        <w:jc w:val="both"/>
        <w:rPr>
          <w:color w:val="000000"/>
          <w:sz w:val="22"/>
          <w:szCs w:val="22"/>
        </w:rPr>
      </w:pPr>
      <w:r>
        <w:rPr>
          <w:color w:val="000000"/>
          <w:sz w:val="22"/>
          <w:szCs w:val="22"/>
        </w:rPr>
        <w:t>Il est de la responsabilité de chaque investigateur :</w:t>
      </w:r>
    </w:p>
    <w:p w14:paraId="00000195"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de</w:t>
      </w:r>
      <w:proofErr w:type="gramEnd"/>
      <w:r>
        <w:rPr>
          <w:color w:val="000000"/>
          <w:sz w:val="22"/>
          <w:szCs w:val="22"/>
        </w:rPr>
        <w:t xml:space="preserve"> recueillir le formulaire d’information daté et signé par le patient avant toute procédure de sélection spécifique à l'essai,</w:t>
      </w:r>
    </w:p>
    <w:p w14:paraId="00000196"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de</w:t>
      </w:r>
      <w:proofErr w:type="gramEnd"/>
      <w:r>
        <w:rPr>
          <w:color w:val="000000"/>
          <w:sz w:val="22"/>
          <w:szCs w:val="22"/>
        </w:rPr>
        <w:t xml:space="preserve"> compléter régulièrement les cahiers d'observation (CRF) pour chacun des patients inclus dans l'essai et de laisser à l'Assistant de Recherche Clinique (ARC) un accès direct aux documents-source afin que ce dernier puisse valider les données du CRF,</w:t>
      </w:r>
    </w:p>
    <w:p w14:paraId="00000197"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lastRenderedPageBreak/>
        <w:t>de</w:t>
      </w:r>
      <w:proofErr w:type="gramEnd"/>
      <w:r>
        <w:rPr>
          <w:color w:val="000000"/>
          <w:sz w:val="22"/>
          <w:szCs w:val="22"/>
        </w:rPr>
        <w:t xml:space="preserve"> corriger, de signer et de dater les corrections des CRF pour chacun des patients inclus dans l'étude,</w:t>
      </w:r>
    </w:p>
    <w:p w14:paraId="00000198"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d'accepter</w:t>
      </w:r>
      <w:proofErr w:type="gramEnd"/>
      <w:r>
        <w:rPr>
          <w:color w:val="000000"/>
          <w:sz w:val="22"/>
          <w:szCs w:val="22"/>
        </w:rPr>
        <w:t xml:space="preserve"> les visites régulières de l'ARC et éventuellement celles des auditeurs mandatés par le promoteur ou des inspecteurs des autorités de tutelle.</w:t>
      </w:r>
    </w:p>
    <w:p w14:paraId="00000199" w14:textId="77777777" w:rsidR="001C4A6F" w:rsidRDefault="001C4A6F">
      <w:pPr>
        <w:pBdr>
          <w:top w:val="nil"/>
          <w:left w:val="nil"/>
          <w:bottom w:val="nil"/>
          <w:right w:val="nil"/>
          <w:between w:val="nil"/>
        </w:pBdr>
        <w:jc w:val="both"/>
        <w:rPr>
          <w:color w:val="000000"/>
          <w:sz w:val="22"/>
          <w:szCs w:val="22"/>
        </w:rPr>
      </w:pPr>
    </w:p>
    <w:p w14:paraId="0000019A"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Toute la documentation relative à l'étude (protocole, document d’information, cahiers d'observation, dossier investigateur, etc.…), ainsi que les documents originaux (résultats de laboratoire, radiologies, </w:t>
      </w:r>
      <w:proofErr w:type="spellStart"/>
      <w:r>
        <w:rPr>
          <w:color w:val="000000"/>
          <w:sz w:val="22"/>
          <w:szCs w:val="22"/>
        </w:rPr>
        <w:t>comptes-rendus</w:t>
      </w:r>
      <w:proofErr w:type="spellEnd"/>
      <w:r>
        <w:rPr>
          <w:color w:val="000000"/>
          <w:sz w:val="22"/>
          <w:szCs w:val="22"/>
        </w:rPr>
        <w:t xml:space="preserve"> de consultations, rapports d'examens cliniques pratiqués, etc.) doivent être détenus dans un lieu sûr et considérés comme du matériel confidentiel. L'archivage des données sera sous la responsabilité de l'investigateur et selon la législation en vigueur. </w:t>
      </w:r>
    </w:p>
    <w:p w14:paraId="0000019B" w14:textId="77777777" w:rsidR="001C4A6F" w:rsidRDefault="00C23C04">
      <w:pPr>
        <w:pBdr>
          <w:top w:val="nil"/>
          <w:left w:val="nil"/>
          <w:bottom w:val="nil"/>
          <w:right w:val="nil"/>
          <w:between w:val="nil"/>
        </w:pBdr>
        <w:jc w:val="both"/>
        <w:rPr>
          <w:color w:val="000000"/>
          <w:sz w:val="22"/>
          <w:szCs w:val="22"/>
        </w:rPr>
      </w:pPr>
      <w:bookmarkStart w:id="176" w:name="_heading=h.2grqrue" w:colFirst="0" w:colLast="0"/>
      <w:bookmarkEnd w:id="176"/>
      <w:r>
        <w:rPr>
          <w:color w:val="000000"/>
          <w:sz w:val="22"/>
          <w:szCs w:val="22"/>
        </w:rPr>
        <w:t xml:space="preserve">Ce dernier devra conserver les données ainsi qu’une liste d'identification des patients pendant une durée minimale de </w:t>
      </w:r>
      <w:r>
        <w:rPr>
          <w:i/>
          <w:color w:val="000000"/>
          <w:sz w:val="22"/>
          <w:szCs w:val="22"/>
        </w:rPr>
        <w:t>15</w:t>
      </w:r>
      <w:r>
        <w:rPr>
          <w:color w:val="000000"/>
          <w:sz w:val="22"/>
          <w:szCs w:val="22"/>
        </w:rPr>
        <w:t xml:space="preserve"> ans après la fin de l’étude.</w:t>
      </w:r>
    </w:p>
    <w:p w14:paraId="0000019C" w14:textId="77777777" w:rsidR="001C4A6F" w:rsidRDefault="001C4A6F">
      <w:pPr>
        <w:pBdr>
          <w:top w:val="nil"/>
          <w:left w:val="nil"/>
          <w:bottom w:val="nil"/>
          <w:right w:val="nil"/>
          <w:between w:val="nil"/>
        </w:pBdr>
        <w:jc w:val="both"/>
        <w:rPr>
          <w:b/>
          <w:color w:val="000000"/>
          <w:sz w:val="22"/>
          <w:szCs w:val="22"/>
        </w:rPr>
      </w:pPr>
    </w:p>
    <w:p w14:paraId="0000019D" w14:textId="77777777" w:rsidR="001C4A6F" w:rsidRDefault="00C23C04">
      <w:pPr>
        <w:pStyle w:val="Titre2"/>
        <w:ind w:firstLine="567"/>
        <w:jc w:val="both"/>
        <w:rPr>
          <w:rFonts w:ascii="Arial" w:eastAsia="Arial" w:hAnsi="Arial" w:cs="Arial"/>
        </w:rPr>
      </w:pPr>
      <w:bookmarkStart w:id="177" w:name="_heading=h.vx1227" w:colFirst="0" w:colLast="0"/>
      <w:bookmarkEnd w:id="177"/>
      <w:r>
        <w:rPr>
          <w:rFonts w:ascii="Arial" w:eastAsia="Arial" w:hAnsi="Arial" w:cs="Arial"/>
        </w:rPr>
        <w:tab/>
        <w:t>9.6 Responsabilités du promoteur</w:t>
      </w:r>
    </w:p>
    <w:p w14:paraId="0000019E" w14:textId="77777777" w:rsidR="001C4A6F" w:rsidRDefault="00C23C04">
      <w:pPr>
        <w:pBdr>
          <w:top w:val="nil"/>
          <w:left w:val="nil"/>
          <w:bottom w:val="nil"/>
          <w:right w:val="nil"/>
          <w:between w:val="nil"/>
        </w:pBdr>
        <w:rPr>
          <w:b/>
          <w:color w:val="000000"/>
          <w:sz w:val="22"/>
          <w:szCs w:val="22"/>
        </w:rPr>
      </w:pPr>
      <w:r>
        <w:rPr>
          <w:color w:val="000000"/>
          <w:sz w:val="22"/>
          <w:szCs w:val="22"/>
        </w:rPr>
        <w:t>Il est de la responsabilité du promoteur de</w:t>
      </w:r>
      <w:r>
        <w:rPr>
          <w:b/>
          <w:color w:val="000000"/>
          <w:sz w:val="22"/>
          <w:szCs w:val="22"/>
        </w:rPr>
        <w:t> :</w:t>
      </w:r>
    </w:p>
    <w:p w14:paraId="0000019F"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souscrire</w:t>
      </w:r>
      <w:proofErr w:type="gramEnd"/>
      <w:r>
        <w:rPr>
          <w:color w:val="000000"/>
          <w:sz w:val="22"/>
          <w:szCs w:val="22"/>
        </w:rPr>
        <w:t xml:space="preserve"> une assurance pour couvrir sa responsabilité civile en cas de conséquences dommageables de la recherche pour la personne qui s’y prête, </w:t>
      </w:r>
    </w:p>
    <w:p w14:paraId="000001A0" w14:textId="77777777" w:rsidR="001C4A6F" w:rsidRDefault="00C23C04">
      <w:pPr>
        <w:numPr>
          <w:ilvl w:val="0"/>
          <w:numId w:val="6"/>
        </w:numPr>
        <w:pBdr>
          <w:top w:val="nil"/>
          <w:left w:val="nil"/>
          <w:bottom w:val="nil"/>
          <w:right w:val="nil"/>
          <w:between w:val="nil"/>
        </w:pBdr>
        <w:tabs>
          <w:tab w:val="left" w:pos="993"/>
        </w:tabs>
        <w:ind w:left="0" w:firstLine="0"/>
        <w:jc w:val="both"/>
        <w:rPr>
          <w:color w:val="000000"/>
          <w:sz w:val="22"/>
          <w:szCs w:val="22"/>
        </w:rPr>
      </w:pPr>
      <w:proofErr w:type="gramStart"/>
      <w:r>
        <w:rPr>
          <w:color w:val="000000"/>
          <w:sz w:val="22"/>
          <w:szCs w:val="22"/>
        </w:rPr>
        <w:t>communiquer</w:t>
      </w:r>
      <w:proofErr w:type="gramEnd"/>
      <w:r>
        <w:rPr>
          <w:color w:val="000000"/>
          <w:sz w:val="22"/>
          <w:szCs w:val="22"/>
        </w:rPr>
        <w:t xml:space="preserve"> aux investigateurs toutes les informations nécessaires pour la conduite de la recherche,</w:t>
      </w:r>
    </w:p>
    <w:p w14:paraId="000001A1"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demander</w:t>
      </w:r>
      <w:proofErr w:type="gramEnd"/>
      <w:r>
        <w:rPr>
          <w:color w:val="000000"/>
          <w:sz w:val="22"/>
          <w:szCs w:val="22"/>
        </w:rPr>
        <w:t xml:space="preserve"> l’avis du CPP,</w:t>
      </w:r>
    </w:p>
    <w:p w14:paraId="000001A2"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d’informer</w:t>
      </w:r>
      <w:proofErr w:type="gramEnd"/>
      <w:r>
        <w:rPr>
          <w:color w:val="000000"/>
          <w:sz w:val="22"/>
          <w:szCs w:val="22"/>
        </w:rPr>
        <w:t xml:space="preserve"> l’ANSM</w:t>
      </w:r>
    </w:p>
    <w:p w14:paraId="000001A3"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d'informer</w:t>
      </w:r>
      <w:proofErr w:type="gramEnd"/>
      <w:r>
        <w:rPr>
          <w:color w:val="000000"/>
          <w:sz w:val="22"/>
          <w:szCs w:val="22"/>
        </w:rPr>
        <w:t xml:space="preserve"> les Directeurs des établissements de santé </w:t>
      </w:r>
    </w:p>
    <w:p w14:paraId="000001A4" w14:textId="77777777" w:rsidR="001C4A6F" w:rsidRDefault="00C23C04">
      <w:pPr>
        <w:numPr>
          <w:ilvl w:val="0"/>
          <w:numId w:val="6"/>
        </w:numPr>
        <w:pBdr>
          <w:top w:val="nil"/>
          <w:left w:val="nil"/>
          <w:bottom w:val="nil"/>
          <w:right w:val="nil"/>
          <w:between w:val="nil"/>
        </w:pBdr>
        <w:ind w:left="0" w:firstLine="0"/>
        <w:jc w:val="both"/>
        <w:rPr>
          <w:color w:val="000000"/>
          <w:sz w:val="22"/>
          <w:szCs w:val="22"/>
        </w:rPr>
      </w:pPr>
      <w:proofErr w:type="gramStart"/>
      <w:r>
        <w:rPr>
          <w:color w:val="000000"/>
          <w:sz w:val="22"/>
          <w:szCs w:val="22"/>
        </w:rPr>
        <w:t>informer</w:t>
      </w:r>
      <w:proofErr w:type="gramEnd"/>
      <w:r>
        <w:rPr>
          <w:color w:val="000000"/>
          <w:sz w:val="22"/>
          <w:szCs w:val="22"/>
        </w:rPr>
        <w:t xml:space="preserve"> l’ANSM de l’arrêt prématuré de celle-ci à partir du moment où il en a été informé </w:t>
      </w:r>
    </w:p>
    <w:p w14:paraId="000001A5" w14:textId="77777777" w:rsidR="001C4A6F" w:rsidRDefault="001C4A6F">
      <w:pPr>
        <w:pBdr>
          <w:top w:val="nil"/>
          <w:left w:val="nil"/>
          <w:bottom w:val="nil"/>
          <w:right w:val="nil"/>
          <w:between w:val="nil"/>
        </w:pBdr>
        <w:jc w:val="both"/>
        <w:rPr>
          <w:color w:val="000000"/>
          <w:sz w:val="22"/>
          <w:szCs w:val="22"/>
        </w:rPr>
      </w:pPr>
    </w:p>
    <w:p w14:paraId="000001A6" w14:textId="77777777" w:rsidR="001C4A6F" w:rsidRDefault="00C23C04">
      <w:pPr>
        <w:pBdr>
          <w:top w:val="nil"/>
          <w:left w:val="nil"/>
          <w:bottom w:val="nil"/>
          <w:right w:val="nil"/>
          <w:between w:val="nil"/>
        </w:pBdr>
        <w:jc w:val="both"/>
        <w:rPr>
          <w:color w:val="000000"/>
          <w:sz w:val="22"/>
          <w:szCs w:val="22"/>
        </w:rPr>
      </w:pPr>
      <w:bookmarkStart w:id="178" w:name="_heading=h.3fwokq0" w:colFirst="0" w:colLast="0"/>
      <w:bookmarkEnd w:id="178"/>
      <w:r>
        <w:rPr>
          <w:color w:val="000000"/>
          <w:sz w:val="22"/>
          <w:szCs w:val="22"/>
        </w:rPr>
        <w:t>Le promoteur doit assurer l’archivage des documents essentiels sur la conduite de l’étude dans des conditions assurant leur sécurité, pendant la durée minimale prévue par les BPC, soit 15 ans après la fin de la recherche.</w:t>
      </w:r>
    </w:p>
    <w:p w14:paraId="000001A7" w14:textId="77777777" w:rsidR="001C4A6F" w:rsidRDefault="001C4A6F">
      <w:pPr>
        <w:pStyle w:val="Titre2"/>
        <w:tabs>
          <w:tab w:val="left" w:pos="851"/>
        </w:tabs>
        <w:spacing w:before="0" w:after="0"/>
        <w:ind w:firstLine="567"/>
        <w:jc w:val="both"/>
        <w:rPr>
          <w:rFonts w:ascii="Arial" w:eastAsia="Arial" w:hAnsi="Arial" w:cs="Arial"/>
        </w:rPr>
      </w:pPr>
    </w:p>
    <w:p w14:paraId="000001A8" w14:textId="77777777" w:rsidR="001C4A6F" w:rsidRDefault="001C4A6F">
      <w:pPr>
        <w:pBdr>
          <w:top w:val="nil"/>
          <w:left w:val="nil"/>
          <w:bottom w:val="nil"/>
          <w:right w:val="nil"/>
          <w:between w:val="nil"/>
        </w:pBdr>
        <w:jc w:val="both"/>
        <w:rPr>
          <w:color w:val="000000"/>
        </w:rPr>
      </w:pPr>
      <w:bookmarkStart w:id="179" w:name="_heading=h.1v1yuxt" w:colFirst="0" w:colLast="0"/>
      <w:bookmarkEnd w:id="179"/>
    </w:p>
    <w:p w14:paraId="000001A9" w14:textId="77777777" w:rsidR="001C4A6F" w:rsidRDefault="001C4A6F">
      <w:pPr>
        <w:pStyle w:val="Titre1"/>
        <w:rPr>
          <w:rFonts w:ascii="Arial" w:eastAsia="Arial" w:hAnsi="Arial" w:cs="Arial"/>
          <w:smallCaps/>
        </w:rPr>
      </w:pPr>
    </w:p>
    <w:p w14:paraId="000001AA" w14:textId="77777777" w:rsidR="001C4A6F" w:rsidRDefault="00C23C04">
      <w:pPr>
        <w:pStyle w:val="Titre1"/>
        <w:rPr>
          <w:rFonts w:ascii="Arial" w:eastAsia="Arial" w:hAnsi="Arial" w:cs="Arial"/>
          <w:smallCaps/>
        </w:rPr>
      </w:pPr>
      <w:bookmarkStart w:id="180" w:name="_heading=h.4f1mdlm" w:colFirst="0" w:colLast="0"/>
      <w:bookmarkEnd w:id="180"/>
      <w:r>
        <w:rPr>
          <w:rFonts w:ascii="Arial" w:eastAsia="Arial" w:hAnsi="Arial" w:cs="Arial"/>
          <w:smallCaps/>
        </w:rPr>
        <w:t xml:space="preserve">10. TRAITEMENT DES DONNÉES ET CONSERVATION DES DOCUMENTS ET DES DONNÉES RELATIVES À LA RECHERCHE </w:t>
      </w:r>
    </w:p>
    <w:p w14:paraId="000001AB" w14:textId="77777777" w:rsidR="001C4A6F" w:rsidRDefault="001C4A6F">
      <w:pPr>
        <w:pBdr>
          <w:top w:val="nil"/>
          <w:left w:val="nil"/>
          <w:bottom w:val="nil"/>
          <w:right w:val="nil"/>
          <w:between w:val="nil"/>
        </w:pBdr>
        <w:rPr>
          <w:color w:val="000000"/>
        </w:rPr>
      </w:pPr>
    </w:p>
    <w:bookmarkStart w:id="181" w:name="_heading=h.2u6wntf" w:colFirst="0" w:colLast="0"/>
    <w:bookmarkEnd w:id="181"/>
    <w:p w14:paraId="000001AC" w14:textId="77777777" w:rsidR="001C4A6F" w:rsidRDefault="00CC3EEE">
      <w:pPr>
        <w:pBdr>
          <w:top w:val="nil"/>
          <w:left w:val="nil"/>
          <w:bottom w:val="nil"/>
          <w:right w:val="nil"/>
          <w:between w:val="nil"/>
        </w:pBdr>
        <w:jc w:val="both"/>
        <w:rPr>
          <w:color w:val="000000"/>
          <w:sz w:val="22"/>
          <w:szCs w:val="22"/>
        </w:rPr>
      </w:pPr>
      <w:sdt>
        <w:sdtPr>
          <w:tag w:val="goog_rdk_35"/>
          <w:id w:val="1738200358"/>
        </w:sdtPr>
        <w:sdtContent>
          <w:commentRangeStart w:id="182"/>
        </w:sdtContent>
      </w:sdt>
      <w:r w:rsidR="00C23C04">
        <w:rPr>
          <w:color w:val="000000"/>
          <w:sz w:val="22"/>
          <w:szCs w:val="22"/>
        </w:rPr>
        <w:t>Le traitement des données de l’essai est assuré par l’Unité de Gestion des Données de l’Institut Paoli-</w:t>
      </w:r>
      <w:proofErr w:type="spellStart"/>
      <w:r w:rsidR="00C23C04">
        <w:rPr>
          <w:color w:val="000000"/>
          <w:sz w:val="22"/>
          <w:szCs w:val="22"/>
        </w:rPr>
        <w:t>Calmettes</w:t>
      </w:r>
      <w:proofErr w:type="spellEnd"/>
      <w:r w:rsidR="00C23C04">
        <w:rPr>
          <w:color w:val="000000"/>
          <w:sz w:val="22"/>
          <w:szCs w:val="22"/>
        </w:rPr>
        <w:t>- ; les données restant la propriété de l’Institut Paoli-</w:t>
      </w:r>
      <w:proofErr w:type="spellStart"/>
      <w:r w:rsidR="00C23C04">
        <w:rPr>
          <w:color w:val="000000"/>
          <w:sz w:val="22"/>
          <w:szCs w:val="22"/>
        </w:rPr>
        <w:t>Calmettes</w:t>
      </w:r>
      <w:proofErr w:type="spellEnd"/>
      <w:r w:rsidR="00C23C04">
        <w:rPr>
          <w:color w:val="000000"/>
          <w:sz w:val="22"/>
          <w:szCs w:val="22"/>
        </w:rPr>
        <w:t>, promoteur de la recherche.</w:t>
      </w:r>
    </w:p>
    <w:p w14:paraId="000001AD" w14:textId="77777777" w:rsidR="001C4A6F" w:rsidRDefault="001C4A6F">
      <w:pPr>
        <w:pBdr>
          <w:top w:val="nil"/>
          <w:left w:val="nil"/>
          <w:bottom w:val="nil"/>
          <w:right w:val="nil"/>
          <w:between w:val="nil"/>
        </w:pBdr>
        <w:jc w:val="both"/>
        <w:rPr>
          <w:color w:val="000000"/>
          <w:sz w:val="22"/>
          <w:szCs w:val="22"/>
        </w:rPr>
      </w:pPr>
    </w:p>
    <w:p w14:paraId="000001AE"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Le logiciel de traitement des données utilisé est le logiciel </w:t>
      </w:r>
      <w:proofErr w:type="spellStart"/>
      <w:r>
        <w:rPr>
          <w:color w:val="000000"/>
          <w:sz w:val="22"/>
          <w:szCs w:val="22"/>
        </w:rPr>
        <w:t>Ennov</w:t>
      </w:r>
      <w:proofErr w:type="spellEnd"/>
      <w:r>
        <w:rPr>
          <w:color w:val="000000"/>
          <w:sz w:val="22"/>
          <w:szCs w:val="22"/>
        </w:rPr>
        <w:t xml:space="preserve"> </w:t>
      </w:r>
      <w:proofErr w:type="spellStart"/>
      <w:r>
        <w:rPr>
          <w:color w:val="000000"/>
          <w:sz w:val="22"/>
          <w:szCs w:val="22"/>
        </w:rPr>
        <w:t>Clinical</w:t>
      </w:r>
      <w:commentRangeEnd w:id="182"/>
      <w:proofErr w:type="spellEnd"/>
      <w:r>
        <w:commentReference w:id="182"/>
      </w:r>
      <w:r>
        <w:rPr>
          <w:color w:val="000000"/>
          <w:sz w:val="22"/>
          <w:szCs w:val="22"/>
        </w:rPr>
        <w:t>.</w:t>
      </w:r>
    </w:p>
    <w:p w14:paraId="000001AF" w14:textId="77777777" w:rsidR="001C4A6F" w:rsidRDefault="001C4A6F">
      <w:pPr>
        <w:pBdr>
          <w:top w:val="nil"/>
          <w:left w:val="nil"/>
          <w:bottom w:val="nil"/>
          <w:right w:val="nil"/>
          <w:between w:val="nil"/>
        </w:pBdr>
        <w:jc w:val="both"/>
        <w:rPr>
          <w:color w:val="000000"/>
          <w:sz w:val="22"/>
          <w:szCs w:val="22"/>
        </w:rPr>
      </w:pPr>
    </w:p>
    <w:p w14:paraId="000001B0" w14:textId="77777777" w:rsidR="001C4A6F" w:rsidRDefault="00C23C04">
      <w:pPr>
        <w:pBdr>
          <w:top w:val="nil"/>
          <w:left w:val="nil"/>
          <w:bottom w:val="nil"/>
          <w:right w:val="nil"/>
          <w:between w:val="nil"/>
        </w:pBdr>
        <w:rPr>
          <w:color w:val="000000"/>
          <w:sz w:val="22"/>
          <w:szCs w:val="22"/>
        </w:rPr>
      </w:pPr>
      <w:r>
        <w:rPr>
          <w:color w:val="000000"/>
          <w:sz w:val="22"/>
          <w:szCs w:val="22"/>
        </w:rPr>
        <w:t>Pour les recherches impliquant la personne humaine, conformément à la révision de la loi informatique et liberté du 06 août 2004 et à son décret d’application, l’Institut Paoli-</w:t>
      </w:r>
      <w:proofErr w:type="spellStart"/>
      <w:r>
        <w:rPr>
          <w:color w:val="000000"/>
          <w:sz w:val="22"/>
          <w:szCs w:val="22"/>
        </w:rPr>
        <w:t>Calmettes</w:t>
      </w:r>
      <w:proofErr w:type="spellEnd"/>
      <w:r>
        <w:rPr>
          <w:color w:val="000000"/>
          <w:sz w:val="22"/>
          <w:szCs w:val="22"/>
        </w:rPr>
        <w:t xml:space="preserve"> s’est engagé à suivre la méthodologie de référence MR003 de la Commission Nationale de l’Informatique et des Libertés.</w:t>
      </w:r>
    </w:p>
    <w:p w14:paraId="000001B1" w14:textId="77777777" w:rsidR="001C4A6F" w:rsidRDefault="001C4A6F">
      <w:pPr>
        <w:pBdr>
          <w:top w:val="nil"/>
          <w:left w:val="nil"/>
          <w:bottom w:val="nil"/>
          <w:right w:val="nil"/>
          <w:between w:val="nil"/>
        </w:pBdr>
        <w:jc w:val="both"/>
        <w:rPr>
          <w:color w:val="000000"/>
          <w:sz w:val="22"/>
          <w:szCs w:val="22"/>
        </w:rPr>
      </w:pPr>
      <w:bookmarkStart w:id="183" w:name="_heading=h.19c6y18" w:colFirst="0" w:colLast="0"/>
      <w:bookmarkEnd w:id="183"/>
    </w:p>
    <w:p w14:paraId="000001B2" w14:textId="77777777" w:rsidR="001C4A6F" w:rsidRDefault="00C23C04">
      <w:pPr>
        <w:pStyle w:val="Titre1"/>
        <w:rPr>
          <w:rFonts w:ascii="Arial" w:eastAsia="Arial" w:hAnsi="Arial" w:cs="Arial"/>
          <w:smallCaps/>
        </w:rPr>
      </w:pPr>
      <w:bookmarkStart w:id="184" w:name="_heading=h.3tbugp1" w:colFirst="0" w:colLast="0"/>
      <w:bookmarkEnd w:id="184"/>
      <w:r>
        <w:rPr>
          <w:rFonts w:ascii="Arial" w:eastAsia="Arial" w:hAnsi="Arial" w:cs="Arial"/>
          <w:smallCaps/>
        </w:rPr>
        <w:t>11. CONFIDENTIALITE ET PROPRIETES DES DONNÉES RELATIVE A LA RECHERCHE</w:t>
      </w:r>
    </w:p>
    <w:p w14:paraId="000001B3" w14:textId="77777777" w:rsidR="001C4A6F" w:rsidRDefault="001C4A6F">
      <w:pPr>
        <w:pBdr>
          <w:top w:val="nil"/>
          <w:left w:val="nil"/>
          <w:bottom w:val="nil"/>
          <w:right w:val="nil"/>
          <w:between w:val="nil"/>
        </w:pBdr>
        <w:rPr>
          <w:color w:val="000000"/>
        </w:rPr>
      </w:pPr>
    </w:p>
    <w:p w14:paraId="000001B4"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L'investigateur s'engage à ne pas publier, divulguer ou utiliser, de quelque façon que ce soit, directement ou indirectement, les informations scientifiques ou techniques en relation avec l'essai. </w:t>
      </w:r>
    </w:p>
    <w:p w14:paraId="000001B5" w14:textId="77777777" w:rsidR="001C4A6F" w:rsidRDefault="001C4A6F">
      <w:pPr>
        <w:pBdr>
          <w:top w:val="nil"/>
          <w:left w:val="nil"/>
          <w:bottom w:val="nil"/>
          <w:right w:val="nil"/>
          <w:between w:val="nil"/>
        </w:pBdr>
        <w:jc w:val="both"/>
        <w:rPr>
          <w:color w:val="000000"/>
          <w:sz w:val="22"/>
          <w:szCs w:val="22"/>
        </w:rPr>
      </w:pPr>
    </w:p>
    <w:p w14:paraId="000001B6" w14:textId="77777777" w:rsidR="001C4A6F" w:rsidRDefault="00C23C04">
      <w:pPr>
        <w:pBdr>
          <w:top w:val="nil"/>
          <w:left w:val="nil"/>
          <w:bottom w:val="nil"/>
          <w:right w:val="nil"/>
          <w:between w:val="nil"/>
        </w:pBdr>
        <w:jc w:val="both"/>
        <w:rPr>
          <w:color w:val="000000"/>
          <w:sz w:val="22"/>
          <w:szCs w:val="22"/>
        </w:rPr>
      </w:pPr>
      <w:r>
        <w:rPr>
          <w:color w:val="000000"/>
          <w:sz w:val="22"/>
          <w:szCs w:val="22"/>
        </w:rPr>
        <w:t>Néanmoins, conformément à l'article R 5121-13 du Code de la Santé Publique, le centre et l'investigateur pourront donner des informations relatives à l'essai :</w:t>
      </w:r>
    </w:p>
    <w:p w14:paraId="000001B7" w14:textId="77777777" w:rsidR="001C4A6F" w:rsidRDefault="00C23C04">
      <w:pPr>
        <w:pBdr>
          <w:top w:val="nil"/>
          <w:left w:val="nil"/>
          <w:bottom w:val="nil"/>
          <w:right w:val="nil"/>
          <w:between w:val="nil"/>
        </w:pBdr>
        <w:jc w:val="both"/>
        <w:rPr>
          <w:color w:val="000000"/>
          <w:sz w:val="22"/>
          <w:szCs w:val="22"/>
        </w:rPr>
      </w:pPr>
      <w:r>
        <w:rPr>
          <w:color w:val="000000"/>
          <w:sz w:val="22"/>
          <w:szCs w:val="22"/>
        </w:rPr>
        <w:lastRenderedPageBreak/>
        <w:t>- au ministre chargé de la santé,</w:t>
      </w:r>
    </w:p>
    <w:p w14:paraId="000001B8" w14:textId="77777777" w:rsidR="001C4A6F" w:rsidRDefault="00C23C04">
      <w:pPr>
        <w:pBdr>
          <w:top w:val="nil"/>
          <w:left w:val="nil"/>
          <w:bottom w:val="nil"/>
          <w:right w:val="nil"/>
          <w:between w:val="nil"/>
        </w:pBdr>
        <w:jc w:val="both"/>
        <w:rPr>
          <w:color w:val="000000"/>
          <w:sz w:val="22"/>
          <w:szCs w:val="22"/>
        </w:rPr>
      </w:pPr>
      <w:r>
        <w:rPr>
          <w:color w:val="000000"/>
          <w:sz w:val="22"/>
          <w:szCs w:val="22"/>
        </w:rPr>
        <w:t>- aux médecins inspecteurs de santé publique,</w:t>
      </w:r>
    </w:p>
    <w:p w14:paraId="000001B9" w14:textId="77777777" w:rsidR="001C4A6F" w:rsidRDefault="00C23C04">
      <w:pPr>
        <w:pBdr>
          <w:top w:val="nil"/>
          <w:left w:val="nil"/>
          <w:bottom w:val="nil"/>
          <w:right w:val="nil"/>
          <w:between w:val="nil"/>
        </w:pBdr>
        <w:jc w:val="both"/>
        <w:rPr>
          <w:color w:val="000000"/>
          <w:sz w:val="22"/>
          <w:szCs w:val="22"/>
        </w:rPr>
      </w:pPr>
      <w:r>
        <w:rPr>
          <w:color w:val="000000"/>
          <w:sz w:val="22"/>
          <w:szCs w:val="22"/>
        </w:rPr>
        <w:t>- aux pharmaciens inspecteurs de santé publique,</w:t>
      </w:r>
    </w:p>
    <w:p w14:paraId="000001BA" w14:textId="77777777" w:rsidR="001C4A6F" w:rsidRDefault="00C23C04">
      <w:pPr>
        <w:pBdr>
          <w:top w:val="nil"/>
          <w:left w:val="nil"/>
          <w:bottom w:val="nil"/>
          <w:right w:val="nil"/>
          <w:between w:val="nil"/>
        </w:pBdr>
        <w:jc w:val="both"/>
        <w:rPr>
          <w:color w:val="000000"/>
          <w:sz w:val="22"/>
          <w:szCs w:val="22"/>
        </w:rPr>
      </w:pPr>
      <w:r>
        <w:rPr>
          <w:color w:val="000000"/>
          <w:sz w:val="22"/>
          <w:szCs w:val="22"/>
        </w:rPr>
        <w:t>- au Directeur Général et aux inspecteurs de l'ANSM.</w:t>
      </w:r>
    </w:p>
    <w:p w14:paraId="000001BB" w14:textId="77777777" w:rsidR="001C4A6F" w:rsidRDefault="001C4A6F">
      <w:pPr>
        <w:pBdr>
          <w:top w:val="nil"/>
          <w:left w:val="nil"/>
          <w:bottom w:val="nil"/>
          <w:right w:val="nil"/>
          <w:between w:val="nil"/>
        </w:pBdr>
        <w:jc w:val="both"/>
        <w:rPr>
          <w:color w:val="000000"/>
          <w:sz w:val="22"/>
          <w:szCs w:val="22"/>
        </w:rPr>
      </w:pPr>
    </w:p>
    <w:p w14:paraId="000001BC" w14:textId="77777777" w:rsidR="001C4A6F" w:rsidRDefault="00C23C04">
      <w:pPr>
        <w:pBdr>
          <w:top w:val="nil"/>
          <w:left w:val="nil"/>
          <w:bottom w:val="nil"/>
          <w:right w:val="nil"/>
          <w:between w:val="nil"/>
        </w:pBdr>
        <w:jc w:val="both"/>
        <w:rPr>
          <w:color w:val="000000"/>
          <w:sz w:val="22"/>
          <w:szCs w:val="22"/>
        </w:rPr>
      </w:pPr>
      <w:bookmarkStart w:id="185" w:name="_heading=h.28h4qwu" w:colFirst="0" w:colLast="0"/>
      <w:bookmarkEnd w:id="185"/>
      <w:r>
        <w:rPr>
          <w:color w:val="000000"/>
          <w:sz w:val="22"/>
          <w:szCs w:val="22"/>
        </w:rPr>
        <w:t>L'essai ne pourra faire l'objet d'aucun commentaire écrit ou oral sans l'accord du promoteur ; l'ensemble des informations communiquées ou obtenues pendant la réalisation de l'essai appartenant de plein droit au promoteur qui pourra librement en disposer.</w:t>
      </w:r>
    </w:p>
    <w:p w14:paraId="000001BD" w14:textId="77777777" w:rsidR="001C4A6F" w:rsidRDefault="001C4A6F">
      <w:pPr>
        <w:pBdr>
          <w:top w:val="nil"/>
          <w:left w:val="nil"/>
          <w:bottom w:val="nil"/>
          <w:right w:val="nil"/>
          <w:between w:val="nil"/>
        </w:pBdr>
        <w:jc w:val="both"/>
        <w:rPr>
          <w:color w:val="000000"/>
          <w:sz w:val="22"/>
          <w:szCs w:val="22"/>
        </w:rPr>
      </w:pPr>
    </w:p>
    <w:p w14:paraId="000001BE" w14:textId="77777777" w:rsidR="001C4A6F" w:rsidRDefault="00C23C04">
      <w:pPr>
        <w:pStyle w:val="Titre1"/>
        <w:rPr>
          <w:rFonts w:ascii="Arial" w:eastAsia="Arial" w:hAnsi="Arial" w:cs="Arial"/>
          <w:smallCaps/>
        </w:rPr>
      </w:pPr>
      <w:bookmarkStart w:id="186" w:name="_heading=h.nmf14n" w:colFirst="0" w:colLast="0"/>
      <w:bookmarkEnd w:id="186"/>
      <w:r>
        <w:rPr>
          <w:rFonts w:ascii="Arial" w:eastAsia="Arial" w:hAnsi="Arial" w:cs="Arial"/>
          <w:smallCaps/>
        </w:rPr>
        <w:t>12. RÈGLES RELATIVES À LA PUBLICATION</w:t>
      </w:r>
    </w:p>
    <w:p w14:paraId="000001BF" w14:textId="77777777" w:rsidR="001C4A6F" w:rsidRDefault="00C23C04">
      <w:pPr>
        <w:pBdr>
          <w:top w:val="nil"/>
          <w:left w:val="nil"/>
          <w:bottom w:val="nil"/>
          <w:right w:val="nil"/>
          <w:between w:val="nil"/>
        </w:pBdr>
        <w:jc w:val="both"/>
        <w:rPr>
          <w:color w:val="000000"/>
          <w:sz w:val="22"/>
          <w:szCs w:val="22"/>
        </w:rPr>
      </w:pPr>
      <w:r>
        <w:rPr>
          <w:color w:val="000000"/>
          <w:sz w:val="22"/>
          <w:szCs w:val="22"/>
        </w:rPr>
        <w:t xml:space="preserve">Les résultats de cet essai sont la propriété </w:t>
      </w:r>
      <w:sdt>
        <w:sdtPr>
          <w:tag w:val="goog_rdk_36"/>
          <w:id w:val="1959442883"/>
        </w:sdtPr>
        <w:sdtContent>
          <w:commentRangeStart w:id="187"/>
        </w:sdtContent>
      </w:sdt>
      <w:r>
        <w:rPr>
          <w:color w:val="000000"/>
          <w:sz w:val="22"/>
          <w:szCs w:val="22"/>
        </w:rPr>
        <w:t>conjointe de l’UMR SESSTIM et de l’Institut Paoli</w:t>
      </w:r>
      <w:commentRangeEnd w:id="187"/>
      <w:r>
        <w:commentReference w:id="187"/>
      </w:r>
      <w:r>
        <w:rPr>
          <w:color w:val="000000"/>
          <w:sz w:val="22"/>
          <w:szCs w:val="22"/>
        </w:rPr>
        <w:t>-</w:t>
      </w:r>
      <w:proofErr w:type="spellStart"/>
      <w:r>
        <w:rPr>
          <w:color w:val="000000"/>
          <w:sz w:val="22"/>
          <w:szCs w:val="22"/>
        </w:rPr>
        <w:t>Calmettes</w:t>
      </w:r>
      <w:proofErr w:type="spellEnd"/>
      <w:r>
        <w:rPr>
          <w:color w:val="000000"/>
          <w:sz w:val="22"/>
          <w:szCs w:val="22"/>
        </w:rPr>
        <w:t xml:space="preserve"> qui pourront les exploiter librement. Toutes les informations résultant de cet essai sont considérées comme confidentielles, au moins jusqu'à ce que l'analyse appropriée et le contrôle par le promoteur et l'investigateur principal soient achevés. Les résultats doivent être publiés ou présentés en collaboration avec le promoteur.</w:t>
      </w:r>
    </w:p>
    <w:p w14:paraId="000001C0" w14:textId="77777777" w:rsidR="001C4A6F" w:rsidRDefault="001C4A6F">
      <w:pPr>
        <w:pBdr>
          <w:top w:val="nil"/>
          <w:left w:val="nil"/>
          <w:bottom w:val="nil"/>
          <w:right w:val="nil"/>
          <w:between w:val="nil"/>
        </w:pBdr>
        <w:jc w:val="both"/>
        <w:rPr>
          <w:b/>
          <w:color w:val="000000"/>
          <w:sz w:val="22"/>
          <w:szCs w:val="22"/>
        </w:rPr>
      </w:pPr>
    </w:p>
    <w:p w14:paraId="000001C1" w14:textId="77777777" w:rsidR="001C4A6F" w:rsidRDefault="00C23C04">
      <w:pPr>
        <w:pBdr>
          <w:top w:val="nil"/>
          <w:left w:val="nil"/>
          <w:bottom w:val="nil"/>
          <w:right w:val="nil"/>
          <w:between w:val="nil"/>
        </w:pBdr>
        <w:jc w:val="both"/>
        <w:rPr>
          <w:color w:val="000000"/>
          <w:sz w:val="22"/>
          <w:szCs w:val="22"/>
        </w:rPr>
      </w:pPr>
      <w:r>
        <w:rPr>
          <w:color w:val="000000"/>
          <w:sz w:val="22"/>
          <w:szCs w:val="22"/>
        </w:rPr>
        <w:t>Toutes publications, abstracts ou présentations comprenant les résultats doivent être soumis pour approbation au promoteur (IPC).</w:t>
      </w:r>
    </w:p>
    <w:p w14:paraId="000001C2" w14:textId="77777777" w:rsidR="001C4A6F" w:rsidRDefault="001C4A6F">
      <w:pPr>
        <w:pBdr>
          <w:top w:val="nil"/>
          <w:left w:val="nil"/>
          <w:bottom w:val="nil"/>
          <w:right w:val="nil"/>
          <w:between w:val="nil"/>
        </w:pBdr>
        <w:jc w:val="both"/>
        <w:rPr>
          <w:color w:val="000000"/>
          <w:sz w:val="22"/>
          <w:szCs w:val="22"/>
        </w:rPr>
      </w:pPr>
    </w:p>
    <w:p w14:paraId="000001C3" w14:textId="77777777" w:rsidR="001C4A6F" w:rsidRDefault="00C23C04">
      <w:pPr>
        <w:pBdr>
          <w:top w:val="nil"/>
          <w:left w:val="nil"/>
          <w:bottom w:val="nil"/>
          <w:right w:val="nil"/>
          <w:between w:val="nil"/>
        </w:pBdr>
        <w:spacing w:after="120"/>
        <w:ind w:firstLine="708"/>
        <w:jc w:val="both"/>
        <w:rPr>
          <w:color w:val="000000"/>
          <w:sz w:val="22"/>
          <w:szCs w:val="22"/>
        </w:rPr>
      </w:pPr>
      <w:r>
        <w:rPr>
          <w:color w:val="000000"/>
          <w:sz w:val="22"/>
          <w:szCs w:val="22"/>
        </w:rPr>
        <w:t>Par ailleurs, toutes communications, manuscrits ou présentations doivent comporter une rubrique qui mentionne impérativement l’IPC et l’AMU (Aix-Marseille Université), le SESSTIM, ainsi que les organismes qui ont supporté financièrement la recherche.</w:t>
      </w:r>
    </w:p>
    <w:p w14:paraId="000001C4" w14:textId="77777777" w:rsidR="001C4A6F" w:rsidRDefault="001C4A6F">
      <w:pPr>
        <w:pBdr>
          <w:top w:val="nil"/>
          <w:left w:val="nil"/>
          <w:bottom w:val="nil"/>
          <w:right w:val="nil"/>
          <w:between w:val="nil"/>
        </w:pBdr>
        <w:jc w:val="both"/>
        <w:rPr>
          <w:color w:val="000000"/>
          <w:sz w:val="22"/>
          <w:szCs w:val="22"/>
        </w:rPr>
      </w:pPr>
    </w:p>
    <w:p w14:paraId="000001C5" w14:textId="77777777" w:rsidR="001C4A6F" w:rsidRDefault="00C23C04">
      <w:pPr>
        <w:pBdr>
          <w:top w:val="nil"/>
          <w:left w:val="nil"/>
          <w:bottom w:val="nil"/>
          <w:right w:val="nil"/>
          <w:between w:val="nil"/>
        </w:pBdr>
        <w:jc w:val="both"/>
        <w:rPr>
          <w:color w:val="000000"/>
          <w:sz w:val="22"/>
          <w:szCs w:val="22"/>
        </w:rPr>
      </w:pPr>
      <w:r>
        <w:rPr>
          <w:color w:val="000000"/>
          <w:sz w:val="22"/>
          <w:szCs w:val="22"/>
        </w:rPr>
        <w:t>L'investigateur principal sera le signataire principal (1</w:t>
      </w:r>
      <w:r>
        <w:rPr>
          <w:color w:val="000000"/>
          <w:sz w:val="22"/>
          <w:szCs w:val="22"/>
          <w:vertAlign w:val="superscript"/>
        </w:rPr>
        <w:t>er</w:t>
      </w:r>
      <w:r>
        <w:rPr>
          <w:color w:val="000000"/>
          <w:sz w:val="22"/>
          <w:szCs w:val="22"/>
        </w:rPr>
        <w:t xml:space="preserve"> ou dernier auteur). </w:t>
      </w:r>
    </w:p>
    <w:p w14:paraId="000001C6" w14:textId="77777777" w:rsidR="001C4A6F" w:rsidRDefault="001C4A6F">
      <w:pPr>
        <w:pBdr>
          <w:top w:val="nil"/>
          <w:left w:val="nil"/>
          <w:bottom w:val="nil"/>
          <w:right w:val="nil"/>
          <w:between w:val="nil"/>
        </w:pBdr>
        <w:jc w:val="both"/>
        <w:rPr>
          <w:color w:val="000000"/>
          <w:sz w:val="22"/>
          <w:szCs w:val="22"/>
        </w:rPr>
      </w:pPr>
    </w:p>
    <w:p w14:paraId="000001C7" w14:textId="77777777" w:rsidR="001C4A6F" w:rsidRDefault="00C23C04">
      <w:pPr>
        <w:pBdr>
          <w:top w:val="nil"/>
          <w:left w:val="nil"/>
          <w:bottom w:val="nil"/>
          <w:right w:val="nil"/>
          <w:between w:val="nil"/>
        </w:pBdr>
        <w:jc w:val="both"/>
        <w:rPr>
          <w:b/>
          <w:color w:val="000000"/>
          <w:sz w:val="22"/>
          <w:szCs w:val="22"/>
        </w:rPr>
      </w:pPr>
      <w:bookmarkStart w:id="188" w:name="_heading=h.37m2jsg" w:colFirst="0" w:colLast="0"/>
      <w:bookmarkEnd w:id="188"/>
      <w:r>
        <w:rPr>
          <w:color w:val="000000"/>
          <w:sz w:val="22"/>
          <w:szCs w:val="22"/>
        </w:rPr>
        <w:t xml:space="preserve">Les investigateurs suivants seront cités en fonction de leur implication dans le protocole. </w:t>
      </w:r>
    </w:p>
    <w:p w14:paraId="000001C8" w14:textId="77777777" w:rsidR="001C4A6F" w:rsidRDefault="001C4A6F">
      <w:pPr>
        <w:pStyle w:val="Titre1"/>
      </w:pPr>
    </w:p>
    <w:p w14:paraId="000001C9" w14:textId="77777777" w:rsidR="001C4A6F" w:rsidRDefault="00C23C04">
      <w:pPr>
        <w:pStyle w:val="Titre1"/>
        <w:rPr>
          <w:rFonts w:ascii="Arial" w:eastAsia="Arial" w:hAnsi="Arial" w:cs="Arial"/>
          <w:smallCaps/>
        </w:rPr>
      </w:pPr>
      <w:bookmarkStart w:id="189" w:name="_heading=h.1mrcu09" w:colFirst="0" w:colLast="0"/>
      <w:bookmarkEnd w:id="189"/>
      <w:r>
        <w:rPr>
          <w:rFonts w:ascii="Arial" w:eastAsia="Arial" w:hAnsi="Arial" w:cs="Arial"/>
          <w:smallCaps/>
        </w:rPr>
        <w:t>13 – BIBLIOGRAPHIE</w:t>
      </w:r>
    </w:p>
    <w:p w14:paraId="000001CA" w14:textId="77777777" w:rsidR="001C4A6F" w:rsidRDefault="001C4A6F">
      <w:pPr>
        <w:pBdr>
          <w:top w:val="nil"/>
          <w:left w:val="nil"/>
          <w:bottom w:val="nil"/>
          <w:right w:val="nil"/>
          <w:between w:val="nil"/>
        </w:pBdr>
        <w:rPr>
          <w:color w:val="000000"/>
        </w:rPr>
      </w:pPr>
    </w:p>
    <w:p w14:paraId="000001CB" w14:textId="77777777" w:rsidR="001C4A6F" w:rsidRDefault="001C4A6F">
      <w:pPr>
        <w:pBdr>
          <w:top w:val="nil"/>
          <w:left w:val="nil"/>
          <w:bottom w:val="nil"/>
          <w:right w:val="nil"/>
          <w:between w:val="nil"/>
        </w:pBdr>
        <w:rPr>
          <w:color w:val="000000"/>
          <w:sz w:val="22"/>
          <w:szCs w:val="22"/>
        </w:rPr>
      </w:pPr>
    </w:p>
    <w:p w14:paraId="000001CC" w14:textId="77777777" w:rsidR="001C4A6F" w:rsidRDefault="00C23C04">
      <w:pPr>
        <w:pBdr>
          <w:top w:val="nil"/>
          <w:left w:val="nil"/>
          <w:bottom w:val="nil"/>
          <w:right w:val="nil"/>
          <w:between w:val="nil"/>
        </w:pBdr>
        <w:rPr>
          <w:color w:val="000000"/>
          <w:sz w:val="22"/>
          <w:szCs w:val="22"/>
        </w:rPr>
      </w:pPr>
      <w:r>
        <w:rPr>
          <w:color w:val="000000"/>
          <w:sz w:val="22"/>
          <w:szCs w:val="22"/>
        </w:rPr>
        <w:t>1.</w:t>
      </w:r>
      <w:r>
        <w:rPr>
          <w:color w:val="000000"/>
          <w:sz w:val="22"/>
          <w:szCs w:val="22"/>
        </w:rPr>
        <w:tab/>
        <w:t xml:space="preserve">Cameron D, </w:t>
      </w:r>
      <w:proofErr w:type="spellStart"/>
      <w:r>
        <w:rPr>
          <w:color w:val="000000"/>
          <w:sz w:val="22"/>
          <w:szCs w:val="22"/>
        </w:rPr>
        <w:t>Piccart-Gebhart</w:t>
      </w:r>
      <w:proofErr w:type="spellEnd"/>
      <w:r>
        <w:rPr>
          <w:color w:val="000000"/>
          <w:sz w:val="22"/>
          <w:szCs w:val="22"/>
        </w:rPr>
        <w:t xml:space="preserve"> MJ, </w:t>
      </w:r>
      <w:proofErr w:type="spellStart"/>
      <w:r>
        <w:rPr>
          <w:color w:val="000000"/>
          <w:sz w:val="22"/>
          <w:szCs w:val="22"/>
        </w:rPr>
        <w:t>Gelber</w:t>
      </w:r>
      <w:proofErr w:type="spellEnd"/>
      <w:r>
        <w:rPr>
          <w:color w:val="000000"/>
          <w:sz w:val="22"/>
          <w:szCs w:val="22"/>
        </w:rPr>
        <w:t xml:space="preserve"> RD, Procter M, </w:t>
      </w:r>
      <w:proofErr w:type="spellStart"/>
      <w:r>
        <w:rPr>
          <w:color w:val="000000"/>
          <w:sz w:val="22"/>
          <w:szCs w:val="22"/>
        </w:rPr>
        <w:t>Goldhirsch</w:t>
      </w:r>
      <w:proofErr w:type="spellEnd"/>
      <w:r>
        <w:rPr>
          <w:color w:val="000000"/>
          <w:sz w:val="22"/>
          <w:szCs w:val="22"/>
        </w:rPr>
        <w:t xml:space="preserve"> A, de </w:t>
      </w:r>
      <w:proofErr w:type="spellStart"/>
      <w:r>
        <w:rPr>
          <w:color w:val="000000"/>
          <w:sz w:val="22"/>
          <w:szCs w:val="22"/>
        </w:rPr>
        <w:t>Azambuja</w:t>
      </w:r>
      <w:proofErr w:type="spellEnd"/>
      <w:r>
        <w:rPr>
          <w:color w:val="000000"/>
          <w:sz w:val="22"/>
          <w:szCs w:val="22"/>
        </w:rPr>
        <w:t xml:space="preserve"> E, et al. 11 </w:t>
      </w:r>
      <w:proofErr w:type="spellStart"/>
      <w:r>
        <w:rPr>
          <w:color w:val="000000"/>
          <w:sz w:val="22"/>
          <w:szCs w:val="22"/>
        </w:rPr>
        <w:t>years</w:t>
      </w:r>
      <w:proofErr w:type="spellEnd"/>
      <w:r>
        <w:rPr>
          <w:color w:val="000000"/>
          <w:sz w:val="22"/>
          <w:szCs w:val="22"/>
        </w:rPr>
        <w:t xml:space="preserve">' </w:t>
      </w:r>
      <w:proofErr w:type="spellStart"/>
      <w:r>
        <w:rPr>
          <w:color w:val="000000"/>
          <w:sz w:val="22"/>
          <w:szCs w:val="22"/>
        </w:rPr>
        <w:t>follow</w:t>
      </w:r>
      <w:proofErr w:type="spellEnd"/>
      <w:r>
        <w:rPr>
          <w:color w:val="000000"/>
          <w:sz w:val="22"/>
          <w:szCs w:val="22"/>
        </w:rPr>
        <w:t xml:space="preserve">-up of </w:t>
      </w:r>
      <w:proofErr w:type="spellStart"/>
      <w:r>
        <w:rPr>
          <w:color w:val="000000"/>
          <w:sz w:val="22"/>
          <w:szCs w:val="22"/>
        </w:rPr>
        <w:t>trastuzumab</w:t>
      </w:r>
      <w:proofErr w:type="spellEnd"/>
      <w:r>
        <w:rPr>
          <w:color w:val="000000"/>
          <w:sz w:val="22"/>
          <w:szCs w:val="22"/>
        </w:rPr>
        <w:t xml:space="preserve"> </w:t>
      </w:r>
      <w:proofErr w:type="spellStart"/>
      <w:r>
        <w:rPr>
          <w:color w:val="000000"/>
          <w:sz w:val="22"/>
          <w:szCs w:val="22"/>
        </w:rPr>
        <w:t>after</w:t>
      </w:r>
      <w:proofErr w:type="spellEnd"/>
      <w:r>
        <w:rPr>
          <w:color w:val="000000"/>
          <w:sz w:val="22"/>
          <w:szCs w:val="22"/>
        </w:rPr>
        <w:t xml:space="preserve"> adjuvant </w:t>
      </w:r>
      <w:proofErr w:type="spellStart"/>
      <w:r>
        <w:rPr>
          <w:color w:val="000000"/>
          <w:sz w:val="22"/>
          <w:szCs w:val="22"/>
        </w:rPr>
        <w:t>chemotherapy</w:t>
      </w:r>
      <w:proofErr w:type="spellEnd"/>
      <w:r>
        <w:rPr>
          <w:color w:val="000000"/>
          <w:sz w:val="22"/>
          <w:szCs w:val="22"/>
        </w:rPr>
        <w:t xml:space="preserve"> in HER2-positive </w:t>
      </w:r>
      <w:proofErr w:type="spellStart"/>
      <w:r>
        <w:rPr>
          <w:color w:val="000000"/>
          <w:sz w:val="22"/>
          <w:szCs w:val="22"/>
        </w:rPr>
        <w:t>early</w:t>
      </w:r>
      <w:proofErr w:type="spellEnd"/>
      <w:r>
        <w:rPr>
          <w:color w:val="000000"/>
          <w:sz w:val="22"/>
          <w:szCs w:val="22"/>
        </w:rPr>
        <w:t xml:space="preserve"> </w:t>
      </w:r>
      <w:proofErr w:type="spellStart"/>
      <w:r>
        <w:rPr>
          <w:color w:val="000000"/>
          <w:sz w:val="22"/>
          <w:szCs w:val="22"/>
        </w:rPr>
        <w:t>breast</w:t>
      </w:r>
      <w:proofErr w:type="spellEnd"/>
      <w:r>
        <w:rPr>
          <w:color w:val="000000"/>
          <w:sz w:val="22"/>
          <w:szCs w:val="22"/>
        </w:rPr>
        <w:t xml:space="preserve"> </w:t>
      </w:r>
      <w:proofErr w:type="gramStart"/>
      <w:r>
        <w:rPr>
          <w:color w:val="000000"/>
          <w:sz w:val="22"/>
          <w:szCs w:val="22"/>
        </w:rPr>
        <w:t>cancer:</w:t>
      </w:r>
      <w:proofErr w:type="gramEnd"/>
      <w:r>
        <w:rPr>
          <w:color w:val="000000"/>
          <w:sz w:val="22"/>
          <w:szCs w:val="22"/>
        </w:rPr>
        <w:t xml:space="preserve"> final </w:t>
      </w:r>
      <w:proofErr w:type="spellStart"/>
      <w:r>
        <w:rPr>
          <w:color w:val="000000"/>
          <w:sz w:val="22"/>
          <w:szCs w:val="22"/>
        </w:rPr>
        <w:t>analysis</w:t>
      </w:r>
      <w:proofErr w:type="spellEnd"/>
      <w:r>
        <w:rPr>
          <w:color w:val="000000"/>
          <w:sz w:val="22"/>
          <w:szCs w:val="22"/>
        </w:rPr>
        <w:t xml:space="preserve"> of the </w:t>
      </w:r>
      <w:proofErr w:type="spellStart"/>
      <w:r>
        <w:rPr>
          <w:color w:val="000000"/>
          <w:sz w:val="22"/>
          <w:szCs w:val="22"/>
        </w:rPr>
        <w:t>HERceptin</w:t>
      </w:r>
      <w:proofErr w:type="spellEnd"/>
      <w:r>
        <w:rPr>
          <w:color w:val="000000"/>
          <w:sz w:val="22"/>
          <w:szCs w:val="22"/>
        </w:rPr>
        <w:t xml:space="preserve"> Adjuvant (HERA) trial. Lancet. </w:t>
      </w:r>
      <w:proofErr w:type="gramStart"/>
      <w:r>
        <w:rPr>
          <w:color w:val="000000"/>
          <w:sz w:val="22"/>
          <w:szCs w:val="22"/>
        </w:rPr>
        <w:t>2017;</w:t>
      </w:r>
      <w:proofErr w:type="gramEnd"/>
      <w:r>
        <w:rPr>
          <w:color w:val="000000"/>
          <w:sz w:val="22"/>
          <w:szCs w:val="22"/>
        </w:rPr>
        <w:t>389(10075):1195-205.</w:t>
      </w:r>
    </w:p>
    <w:p w14:paraId="000001CD" w14:textId="77777777" w:rsidR="001C4A6F" w:rsidRDefault="00C23C04">
      <w:pPr>
        <w:pBdr>
          <w:top w:val="nil"/>
          <w:left w:val="nil"/>
          <w:bottom w:val="nil"/>
          <w:right w:val="nil"/>
          <w:between w:val="nil"/>
        </w:pBdr>
        <w:rPr>
          <w:color w:val="000000"/>
          <w:sz w:val="22"/>
          <w:szCs w:val="22"/>
        </w:rPr>
      </w:pPr>
      <w:r>
        <w:rPr>
          <w:color w:val="000000"/>
          <w:sz w:val="22"/>
          <w:szCs w:val="22"/>
        </w:rPr>
        <w:t>2.</w:t>
      </w:r>
      <w:r>
        <w:rPr>
          <w:color w:val="000000"/>
          <w:sz w:val="22"/>
          <w:szCs w:val="22"/>
        </w:rPr>
        <w:tab/>
      </w:r>
      <w:proofErr w:type="spellStart"/>
      <w:r>
        <w:rPr>
          <w:color w:val="000000"/>
          <w:sz w:val="22"/>
          <w:szCs w:val="22"/>
        </w:rPr>
        <w:t>Lowery</w:t>
      </w:r>
      <w:proofErr w:type="spellEnd"/>
      <w:r>
        <w:rPr>
          <w:color w:val="000000"/>
          <w:sz w:val="22"/>
          <w:szCs w:val="22"/>
        </w:rPr>
        <w:t xml:space="preserve"> AJ, </w:t>
      </w:r>
      <w:proofErr w:type="spellStart"/>
      <w:r>
        <w:rPr>
          <w:color w:val="000000"/>
          <w:sz w:val="22"/>
          <w:szCs w:val="22"/>
        </w:rPr>
        <w:t>Kell</w:t>
      </w:r>
      <w:proofErr w:type="spellEnd"/>
      <w:r>
        <w:rPr>
          <w:color w:val="000000"/>
          <w:sz w:val="22"/>
          <w:szCs w:val="22"/>
        </w:rPr>
        <w:t xml:space="preserve"> MR, </w:t>
      </w:r>
      <w:proofErr w:type="spellStart"/>
      <w:r>
        <w:rPr>
          <w:color w:val="000000"/>
          <w:sz w:val="22"/>
          <w:szCs w:val="22"/>
        </w:rPr>
        <w:t>Glynn</w:t>
      </w:r>
      <w:proofErr w:type="spellEnd"/>
      <w:r>
        <w:rPr>
          <w:color w:val="000000"/>
          <w:sz w:val="22"/>
          <w:szCs w:val="22"/>
        </w:rPr>
        <w:t xml:space="preserve"> RW, </w:t>
      </w:r>
      <w:proofErr w:type="spellStart"/>
      <w:r>
        <w:rPr>
          <w:color w:val="000000"/>
          <w:sz w:val="22"/>
          <w:szCs w:val="22"/>
        </w:rPr>
        <w:t>Kerin</w:t>
      </w:r>
      <w:proofErr w:type="spellEnd"/>
      <w:r>
        <w:rPr>
          <w:color w:val="000000"/>
          <w:sz w:val="22"/>
          <w:szCs w:val="22"/>
        </w:rPr>
        <w:t xml:space="preserve"> MJ, </w:t>
      </w:r>
      <w:proofErr w:type="spellStart"/>
      <w:r>
        <w:rPr>
          <w:color w:val="000000"/>
          <w:sz w:val="22"/>
          <w:szCs w:val="22"/>
        </w:rPr>
        <w:t>Sweeney</w:t>
      </w:r>
      <w:proofErr w:type="spellEnd"/>
      <w:r>
        <w:rPr>
          <w:color w:val="000000"/>
          <w:sz w:val="22"/>
          <w:szCs w:val="22"/>
        </w:rPr>
        <w:t xml:space="preserve"> KJ. </w:t>
      </w:r>
      <w:proofErr w:type="spellStart"/>
      <w:r>
        <w:rPr>
          <w:color w:val="000000"/>
          <w:sz w:val="22"/>
          <w:szCs w:val="22"/>
        </w:rPr>
        <w:t>Locoregional</w:t>
      </w:r>
      <w:proofErr w:type="spellEnd"/>
      <w:r>
        <w:rPr>
          <w:color w:val="000000"/>
          <w:sz w:val="22"/>
          <w:szCs w:val="22"/>
        </w:rPr>
        <w:t xml:space="preserve"> </w:t>
      </w:r>
      <w:proofErr w:type="spellStart"/>
      <w:r>
        <w:rPr>
          <w:color w:val="000000"/>
          <w:sz w:val="22"/>
          <w:szCs w:val="22"/>
        </w:rPr>
        <w:t>recurrence</w:t>
      </w:r>
      <w:proofErr w:type="spellEnd"/>
      <w:r>
        <w:rPr>
          <w:color w:val="000000"/>
          <w:sz w:val="22"/>
          <w:szCs w:val="22"/>
        </w:rPr>
        <w:t xml:space="preserve"> </w:t>
      </w:r>
      <w:proofErr w:type="spellStart"/>
      <w:r>
        <w:rPr>
          <w:color w:val="000000"/>
          <w:sz w:val="22"/>
          <w:szCs w:val="22"/>
        </w:rPr>
        <w:t>after</w:t>
      </w:r>
      <w:proofErr w:type="spellEnd"/>
      <w:r>
        <w:rPr>
          <w:color w:val="000000"/>
          <w:sz w:val="22"/>
          <w:szCs w:val="22"/>
        </w:rPr>
        <w:t xml:space="preserve"> </w:t>
      </w:r>
      <w:proofErr w:type="spellStart"/>
      <w:r>
        <w:rPr>
          <w:color w:val="000000"/>
          <w:sz w:val="22"/>
          <w:szCs w:val="22"/>
        </w:rPr>
        <w:t>breast</w:t>
      </w:r>
      <w:proofErr w:type="spellEnd"/>
      <w:r>
        <w:rPr>
          <w:color w:val="000000"/>
          <w:sz w:val="22"/>
          <w:szCs w:val="22"/>
        </w:rPr>
        <w:t xml:space="preserve"> cancer </w:t>
      </w:r>
      <w:proofErr w:type="spellStart"/>
      <w:proofErr w:type="gramStart"/>
      <w:r>
        <w:rPr>
          <w:color w:val="000000"/>
          <w:sz w:val="22"/>
          <w:szCs w:val="22"/>
        </w:rPr>
        <w:t>surgery</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a</w:t>
      </w:r>
      <w:proofErr w:type="spellEnd"/>
      <w:r>
        <w:rPr>
          <w:color w:val="000000"/>
          <w:sz w:val="22"/>
          <w:szCs w:val="22"/>
        </w:rPr>
        <w:t xml:space="preserve">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w:t>
      </w:r>
      <w:proofErr w:type="spellEnd"/>
      <w:r>
        <w:rPr>
          <w:color w:val="000000"/>
          <w:sz w:val="22"/>
          <w:szCs w:val="22"/>
        </w:rPr>
        <w:t xml:space="preserve"> by </w:t>
      </w:r>
      <w:proofErr w:type="spellStart"/>
      <w:r>
        <w:rPr>
          <w:color w:val="000000"/>
          <w:sz w:val="22"/>
          <w:szCs w:val="22"/>
        </w:rPr>
        <w:t>receptor</w:t>
      </w:r>
      <w:proofErr w:type="spellEnd"/>
      <w:r>
        <w:rPr>
          <w:color w:val="000000"/>
          <w:sz w:val="22"/>
          <w:szCs w:val="22"/>
        </w:rPr>
        <w:t xml:space="preserve"> </w:t>
      </w:r>
      <w:proofErr w:type="spellStart"/>
      <w:r>
        <w:rPr>
          <w:color w:val="000000"/>
          <w:sz w:val="22"/>
          <w:szCs w:val="22"/>
        </w:rPr>
        <w:t>phenotype</w:t>
      </w:r>
      <w:proofErr w:type="spellEnd"/>
      <w:r>
        <w:rPr>
          <w:color w:val="000000"/>
          <w:sz w:val="22"/>
          <w:szCs w:val="22"/>
        </w:rPr>
        <w:t xml:space="preserve">. </w:t>
      </w:r>
      <w:proofErr w:type="spellStart"/>
      <w:r>
        <w:rPr>
          <w:color w:val="000000"/>
          <w:sz w:val="22"/>
          <w:szCs w:val="22"/>
        </w:rPr>
        <w:t>Breast</w:t>
      </w:r>
      <w:proofErr w:type="spellEnd"/>
      <w:r>
        <w:rPr>
          <w:color w:val="000000"/>
          <w:sz w:val="22"/>
          <w:szCs w:val="22"/>
        </w:rPr>
        <w:t xml:space="preserve"> Cancer </w:t>
      </w:r>
      <w:proofErr w:type="spellStart"/>
      <w:r>
        <w:rPr>
          <w:color w:val="000000"/>
          <w:sz w:val="22"/>
          <w:szCs w:val="22"/>
        </w:rPr>
        <w:t>Res</w:t>
      </w:r>
      <w:proofErr w:type="spellEnd"/>
      <w:r>
        <w:rPr>
          <w:color w:val="000000"/>
          <w:sz w:val="22"/>
          <w:szCs w:val="22"/>
        </w:rPr>
        <w:t xml:space="preserve"> </w:t>
      </w:r>
      <w:proofErr w:type="spellStart"/>
      <w:r>
        <w:rPr>
          <w:color w:val="000000"/>
          <w:sz w:val="22"/>
          <w:szCs w:val="22"/>
        </w:rPr>
        <w:t>Treat</w:t>
      </w:r>
      <w:proofErr w:type="spellEnd"/>
      <w:r>
        <w:rPr>
          <w:color w:val="000000"/>
          <w:sz w:val="22"/>
          <w:szCs w:val="22"/>
        </w:rPr>
        <w:t xml:space="preserve">. </w:t>
      </w:r>
      <w:proofErr w:type="gramStart"/>
      <w:r>
        <w:rPr>
          <w:color w:val="000000"/>
          <w:sz w:val="22"/>
          <w:szCs w:val="22"/>
        </w:rPr>
        <w:t>2012;</w:t>
      </w:r>
      <w:proofErr w:type="gramEnd"/>
      <w:r>
        <w:rPr>
          <w:color w:val="000000"/>
          <w:sz w:val="22"/>
          <w:szCs w:val="22"/>
        </w:rPr>
        <w:t>133(3):831-41.</w:t>
      </w:r>
    </w:p>
    <w:p w14:paraId="000001CE" w14:textId="77777777" w:rsidR="001C4A6F" w:rsidRDefault="00C23C04">
      <w:pPr>
        <w:pBdr>
          <w:top w:val="nil"/>
          <w:left w:val="nil"/>
          <w:bottom w:val="nil"/>
          <w:right w:val="nil"/>
          <w:between w:val="nil"/>
        </w:pBdr>
        <w:rPr>
          <w:color w:val="000000"/>
          <w:sz w:val="22"/>
          <w:szCs w:val="22"/>
        </w:rPr>
      </w:pPr>
      <w:r>
        <w:rPr>
          <w:color w:val="000000"/>
          <w:sz w:val="22"/>
          <w:szCs w:val="22"/>
        </w:rPr>
        <w:t>3.</w:t>
      </w:r>
      <w:r>
        <w:rPr>
          <w:color w:val="000000"/>
          <w:sz w:val="22"/>
          <w:szCs w:val="22"/>
        </w:rPr>
        <w:tab/>
        <w:t xml:space="preserve">(EBCTCG) EBCTCG. </w:t>
      </w:r>
      <w:proofErr w:type="spellStart"/>
      <w:r>
        <w:rPr>
          <w:color w:val="000000"/>
          <w:sz w:val="22"/>
          <w:szCs w:val="22"/>
        </w:rPr>
        <w:t>Effects</w:t>
      </w:r>
      <w:proofErr w:type="spellEnd"/>
      <w:r>
        <w:rPr>
          <w:color w:val="000000"/>
          <w:sz w:val="22"/>
          <w:szCs w:val="22"/>
        </w:rPr>
        <w:t xml:space="preserve"> of </w:t>
      </w:r>
      <w:proofErr w:type="spellStart"/>
      <w:r>
        <w:rPr>
          <w:color w:val="000000"/>
          <w:sz w:val="22"/>
          <w:szCs w:val="22"/>
        </w:rPr>
        <w:t>radiotherapy</w:t>
      </w:r>
      <w:proofErr w:type="spellEnd"/>
      <w:r>
        <w:rPr>
          <w:color w:val="000000"/>
          <w:sz w:val="22"/>
          <w:szCs w:val="22"/>
        </w:rPr>
        <w:t xml:space="preserve"> and of </w:t>
      </w:r>
      <w:proofErr w:type="spellStart"/>
      <w:r>
        <w:rPr>
          <w:color w:val="000000"/>
          <w:sz w:val="22"/>
          <w:szCs w:val="22"/>
        </w:rPr>
        <w:t>differences</w:t>
      </w:r>
      <w:proofErr w:type="spellEnd"/>
      <w:r>
        <w:rPr>
          <w:color w:val="000000"/>
          <w:sz w:val="22"/>
          <w:szCs w:val="22"/>
        </w:rPr>
        <w:t xml:space="preserve"> in the </w:t>
      </w:r>
      <w:proofErr w:type="spellStart"/>
      <w:r>
        <w:rPr>
          <w:color w:val="000000"/>
          <w:sz w:val="22"/>
          <w:szCs w:val="22"/>
        </w:rPr>
        <w:t>extent</w:t>
      </w:r>
      <w:proofErr w:type="spellEnd"/>
      <w:r>
        <w:rPr>
          <w:color w:val="000000"/>
          <w:sz w:val="22"/>
          <w:szCs w:val="22"/>
        </w:rPr>
        <w:t xml:space="preserve"> of </w:t>
      </w:r>
      <w:proofErr w:type="spellStart"/>
      <w:r>
        <w:rPr>
          <w:color w:val="000000"/>
          <w:sz w:val="22"/>
          <w:szCs w:val="22"/>
        </w:rPr>
        <w:t>surgery</w:t>
      </w:r>
      <w:proofErr w:type="spellEnd"/>
      <w:r>
        <w:rPr>
          <w:color w:val="000000"/>
          <w:sz w:val="22"/>
          <w:szCs w:val="22"/>
        </w:rPr>
        <w:t xml:space="preserve"> for </w:t>
      </w:r>
      <w:proofErr w:type="spellStart"/>
      <w:r>
        <w:rPr>
          <w:color w:val="000000"/>
          <w:sz w:val="22"/>
          <w:szCs w:val="22"/>
        </w:rPr>
        <w:t>early</w:t>
      </w:r>
      <w:proofErr w:type="spellEnd"/>
      <w:r>
        <w:rPr>
          <w:color w:val="000000"/>
          <w:sz w:val="22"/>
          <w:szCs w:val="22"/>
        </w:rPr>
        <w:t xml:space="preserve"> </w:t>
      </w:r>
      <w:proofErr w:type="spellStart"/>
      <w:r>
        <w:rPr>
          <w:color w:val="000000"/>
          <w:sz w:val="22"/>
          <w:szCs w:val="22"/>
        </w:rPr>
        <w:t>breast</w:t>
      </w:r>
      <w:proofErr w:type="spellEnd"/>
      <w:r>
        <w:rPr>
          <w:color w:val="000000"/>
          <w:sz w:val="22"/>
          <w:szCs w:val="22"/>
        </w:rPr>
        <w:t xml:space="preserve"> cancer on local </w:t>
      </w:r>
      <w:proofErr w:type="spellStart"/>
      <w:r>
        <w:rPr>
          <w:color w:val="000000"/>
          <w:sz w:val="22"/>
          <w:szCs w:val="22"/>
        </w:rPr>
        <w:t>recurrence</w:t>
      </w:r>
      <w:proofErr w:type="spellEnd"/>
      <w:r>
        <w:rPr>
          <w:color w:val="000000"/>
          <w:sz w:val="22"/>
          <w:szCs w:val="22"/>
        </w:rPr>
        <w:t xml:space="preserve"> and 15-year </w:t>
      </w:r>
      <w:proofErr w:type="spellStart"/>
      <w:proofErr w:type="gramStart"/>
      <w:r>
        <w:rPr>
          <w:color w:val="000000"/>
          <w:sz w:val="22"/>
          <w:szCs w:val="22"/>
        </w:rPr>
        <w:t>survival</w:t>
      </w:r>
      <w:proofErr w:type="spellEnd"/>
      <w:r>
        <w:rPr>
          <w:color w:val="000000"/>
          <w:sz w:val="22"/>
          <w:szCs w:val="22"/>
        </w:rPr>
        <w:t>:</w:t>
      </w:r>
      <w:proofErr w:type="gramEnd"/>
      <w:r>
        <w:rPr>
          <w:color w:val="000000"/>
          <w:sz w:val="22"/>
          <w:szCs w:val="22"/>
        </w:rPr>
        <w:t xml:space="preserve"> an </w:t>
      </w:r>
      <w:proofErr w:type="spellStart"/>
      <w:r>
        <w:rPr>
          <w:color w:val="000000"/>
          <w:sz w:val="22"/>
          <w:szCs w:val="22"/>
        </w:rPr>
        <w:t>overview</w:t>
      </w:r>
      <w:proofErr w:type="spellEnd"/>
      <w:r>
        <w:rPr>
          <w:color w:val="000000"/>
          <w:sz w:val="22"/>
          <w:szCs w:val="22"/>
        </w:rPr>
        <w:t xml:space="preserve"> of the </w:t>
      </w:r>
      <w:proofErr w:type="spellStart"/>
      <w:r>
        <w:rPr>
          <w:color w:val="000000"/>
          <w:sz w:val="22"/>
          <w:szCs w:val="22"/>
        </w:rPr>
        <w:t>randomised</w:t>
      </w:r>
      <w:proofErr w:type="spellEnd"/>
      <w:r>
        <w:rPr>
          <w:color w:val="000000"/>
          <w:sz w:val="22"/>
          <w:szCs w:val="22"/>
        </w:rPr>
        <w:t xml:space="preserve"> trials. The Lancet. 17 </w:t>
      </w:r>
      <w:proofErr w:type="spellStart"/>
      <w:r>
        <w:rPr>
          <w:color w:val="000000"/>
          <w:sz w:val="22"/>
          <w:szCs w:val="22"/>
        </w:rPr>
        <w:t>December</w:t>
      </w:r>
      <w:proofErr w:type="spellEnd"/>
      <w:r>
        <w:rPr>
          <w:color w:val="000000"/>
          <w:sz w:val="22"/>
          <w:szCs w:val="22"/>
        </w:rPr>
        <w:t xml:space="preserve"> 2005–6 </w:t>
      </w:r>
      <w:proofErr w:type="spellStart"/>
      <w:r>
        <w:rPr>
          <w:color w:val="000000"/>
          <w:sz w:val="22"/>
          <w:szCs w:val="22"/>
        </w:rPr>
        <w:t>January</w:t>
      </w:r>
      <w:proofErr w:type="spellEnd"/>
      <w:r>
        <w:rPr>
          <w:color w:val="000000"/>
          <w:sz w:val="22"/>
          <w:szCs w:val="22"/>
        </w:rPr>
        <w:t xml:space="preserve"> </w:t>
      </w:r>
      <w:proofErr w:type="gramStart"/>
      <w:r>
        <w:rPr>
          <w:color w:val="000000"/>
          <w:sz w:val="22"/>
          <w:szCs w:val="22"/>
        </w:rPr>
        <w:t>2006;</w:t>
      </w:r>
      <w:proofErr w:type="gramEnd"/>
      <w:r>
        <w:rPr>
          <w:color w:val="000000"/>
          <w:sz w:val="22"/>
          <w:szCs w:val="22"/>
        </w:rPr>
        <w:t>366(9503):2087-106.</w:t>
      </w:r>
    </w:p>
    <w:p w14:paraId="000001CF" w14:textId="77777777" w:rsidR="001C4A6F" w:rsidRDefault="00C23C04">
      <w:pPr>
        <w:pBdr>
          <w:top w:val="nil"/>
          <w:left w:val="nil"/>
          <w:bottom w:val="nil"/>
          <w:right w:val="nil"/>
          <w:between w:val="nil"/>
        </w:pBdr>
        <w:rPr>
          <w:color w:val="000000"/>
          <w:sz w:val="22"/>
          <w:szCs w:val="22"/>
        </w:rPr>
      </w:pPr>
      <w:r>
        <w:rPr>
          <w:color w:val="000000"/>
          <w:sz w:val="22"/>
          <w:szCs w:val="22"/>
        </w:rPr>
        <w:t>4.</w:t>
      </w:r>
      <w:r>
        <w:rPr>
          <w:color w:val="000000"/>
          <w:sz w:val="22"/>
          <w:szCs w:val="22"/>
        </w:rPr>
        <w:tab/>
        <w:t xml:space="preserve">Mac Bride MB, Neal L, </w:t>
      </w:r>
      <w:proofErr w:type="spellStart"/>
      <w:r>
        <w:rPr>
          <w:color w:val="000000"/>
          <w:sz w:val="22"/>
          <w:szCs w:val="22"/>
        </w:rPr>
        <w:t>Dilaveri</w:t>
      </w:r>
      <w:proofErr w:type="spellEnd"/>
      <w:r>
        <w:rPr>
          <w:color w:val="000000"/>
          <w:sz w:val="22"/>
          <w:szCs w:val="22"/>
        </w:rPr>
        <w:t xml:space="preserve"> CA, Sandhu NP, </w:t>
      </w:r>
      <w:proofErr w:type="spellStart"/>
      <w:r>
        <w:rPr>
          <w:color w:val="000000"/>
          <w:sz w:val="22"/>
          <w:szCs w:val="22"/>
        </w:rPr>
        <w:t>Hieken</w:t>
      </w:r>
      <w:proofErr w:type="spellEnd"/>
      <w:r>
        <w:rPr>
          <w:color w:val="000000"/>
          <w:sz w:val="22"/>
          <w:szCs w:val="22"/>
        </w:rPr>
        <w:t xml:space="preserve"> TJ, </w:t>
      </w:r>
      <w:proofErr w:type="spellStart"/>
      <w:r>
        <w:rPr>
          <w:color w:val="000000"/>
          <w:sz w:val="22"/>
          <w:szCs w:val="22"/>
        </w:rPr>
        <w:t>Ghosh</w:t>
      </w:r>
      <w:proofErr w:type="spellEnd"/>
      <w:r>
        <w:rPr>
          <w:color w:val="000000"/>
          <w:sz w:val="22"/>
          <w:szCs w:val="22"/>
        </w:rPr>
        <w:t xml:space="preserve"> K, et al. </w:t>
      </w:r>
      <w:proofErr w:type="spellStart"/>
      <w:r>
        <w:rPr>
          <w:color w:val="000000"/>
          <w:sz w:val="22"/>
          <w:szCs w:val="22"/>
        </w:rPr>
        <w:t>Factors</w:t>
      </w:r>
      <w:proofErr w:type="spellEnd"/>
      <w:r>
        <w:rPr>
          <w:color w:val="000000"/>
          <w:sz w:val="22"/>
          <w:szCs w:val="22"/>
        </w:rPr>
        <w:t xml:space="preserve"> </w:t>
      </w:r>
      <w:proofErr w:type="spellStart"/>
      <w:r>
        <w:rPr>
          <w:color w:val="000000"/>
          <w:sz w:val="22"/>
          <w:szCs w:val="22"/>
        </w:rPr>
        <w:t>associated</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surgical</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in </w:t>
      </w:r>
      <w:proofErr w:type="spellStart"/>
      <w:r>
        <w:rPr>
          <w:color w:val="000000"/>
          <w:sz w:val="22"/>
          <w:szCs w:val="22"/>
        </w:rPr>
        <w:t>women</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early</w:t>
      </w:r>
      <w:proofErr w:type="spellEnd"/>
      <w:r>
        <w:rPr>
          <w:color w:val="000000"/>
          <w:sz w:val="22"/>
          <w:szCs w:val="22"/>
        </w:rPr>
        <w:t xml:space="preserve">-stage </w:t>
      </w:r>
      <w:proofErr w:type="spellStart"/>
      <w:r>
        <w:rPr>
          <w:color w:val="000000"/>
          <w:sz w:val="22"/>
          <w:szCs w:val="22"/>
        </w:rPr>
        <w:t>breast</w:t>
      </w:r>
      <w:proofErr w:type="spellEnd"/>
      <w:r>
        <w:rPr>
          <w:color w:val="000000"/>
          <w:sz w:val="22"/>
          <w:szCs w:val="22"/>
        </w:rPr>
        <w:t xml:space="preserve"> </w:t>
      </w:r>
      <w:proofErr w:type="gramStart"/>
      <w:r>
        <w:rPr>
          <w:color w:val="000000"/>
          <w:sz w:val="22"/>
          <w:szCs w:val="22"/>
        </w:rPr>
        <w:t>cancer:</w:t>
      </w:r>
      <w:proofErr w:type="gramEnd"/>
      <w:r>
        <w:rPr>
          <w:color w:val="000000"/>
          <w:sz w:val="22"/>
          <w:szCs w:val="22"/>
        </w:rPr>
        <w:t xml:space="preserve"> </w:t>
      </w:r>
      <w:proofErr w:type="spellStart"/>
      <w:r>
        <w:rPr>
          <w:color w:val="000000"/>
          <w:sz w:val="22"/>
          <w:szCs w:val="22"/>
        </w:rPr>
        <w:t>a</w:t>
      </w:r>
      <w:proofErr w:type="spellEnd"/>
      <w:r>
        <w:rPr>
          <w:color w:val="000000"/>
          <w:sz w:val="22"/>
          <w:szCs w:val="22"/>
        </w:rPr>
        <w:t xml:space="preserve"> </w:t>
      </w:r>
      <w:proofErr w:type="spellStart"/>
      <w:r>
        <w:rPr>
          <w:color w:val="000000"/>
          <w:sz w:val="22"/>
          <w:szCs w:val="22"/>
        </w:rPr>
        <w:t>literature</w:t>
      </w:r>
      <w:proofErr w:type="spellEnd"/>
      <w:r>
        <w:rPr>
          <w:color w:val="000000"/>
          <w:sz w:val="22"/>
          <w:szCs w:val="22"/>
        </w:rPr>
        <w:t xml:space="preserve"> </w:t>
      </w:r>
      <w:proofErr w:type="spellStart"/>
      <w:r>
        <w:rPr>
          <w:color w:val="000000"/>
          <w:sz w:val="22"/>
          <w:szCs w:val="22"/>
        </w:rPr>
        <w:t>review</w:t>
      </w:r>
      <w:proofErr w:type="spellEnd"/>
      <w:r>
        <w:rPr>
          <w:color w:val="000000"/>
          <w:sz w:val="22"/>
          <w:szCs w:val="22"/>
        </w:rPr>
        <w:t xml:space="preserve">. Journal of </w:t>
      </w:r>
      <w:proofErr w:type="spellStart"/>
      <w:r>
        <w:rPr>
          <w:color w:val="000000"/>
          <w:sz w:val="22"/>
          <w:szCs w:val="22"/>
        </w:rPr>
        <w:t>women's</w:t>
      </w:r>
      <w:proofErr w:type="spellEnd"/>
      <w:r>
        <w:rPr>
          <w:color w:val="000000"/>
          <w:sz w:val="22"/>
          <w:szCs w:val="22"/>
        </w:rPr>
        <w:t xml:space="preserve"> </w:t>
      </w:r>
      <w:proofErr w:type="spellStart"/>
      <w:r>
        <w:rPr>
          <w:color w:val="000000"/>
          <w:sz w:val="22"/>
          <w:szCs w:val="22"/>
        </w:rPr>
        <w:t>health</w:t>
      </w:r>
      <w:proofErr w:type="spellEnd"/>
      <w:r>
        <w:rPr>
          <w:color w:val="000000"/>
          <w:sz w:val="22"/>
          <w:szCs w:val="22"/>
        </w:rPr>
        <w:t xml:space="preserve">. </w:t>
      </w:r>
      <w:proofErr w:type="gramStart"/>
      <w:r>
        <w:rPr>
          <w:color w:val="000000"/>
          <w:sz w:val="22"/>
          <w:szCs w:val="22"/>
        </w:rPr>
        <w:t>2013;</w:t>
      </w:r>
      <w:proofErr w:type="gramEnd"/>
      <w:r>
        <w:rPr>
          <w:color w:val="000000"/>
          <w:sz w:val="22"/>
          <w:szCs w:val="22"/>
        </w:rPr>
        <w:t>22(3):236-42.</w:t>
      </w:r>
    </w:p>
    <w:p w14:paraId="000001D0" w14:textId="77777777" w:rsidR="001C4A6F" w:rsidRDefault="00C23C04">
      <w:pPr>
        <w:pBdr>
          <w:top w:val="nil"/>
          <w:left w:val="nil"/>
          <w:bottom w:val="nil"/>
          <w:right w:val="nil"/>
          <w:between w:val="nil"/>
        </w:pBdr>
        <w:rPr>
          <w:color w:val="000000"/>
          <w:sz w:val="22"/>
          <w:szCs w:val="22"/>
        </w:rPr>
      </w:pPr>
      <w:r>
        <w:rPr>
          <w:color w:val="000000"/>
          <w:sz w:val="22"/>
          <w:szCs w:val="22"/>
        </w:rPr>
        <w:t>5.</w:t>
      </w:r>
      <w:r>
        <w:rPr>
          <w:color w:val="000000"/>
          <w:sz w:val="22"/>
          <w:szCs w:val="22"/>
        </w:rPr>
        <w:tab/>
      </w:r>
      <w:proofErr w:type="spellStart"/>
      <w:r>
        <w:rPr>
          <w:color w:val="000000"/>
          <w:sz w:val="22"/>
          <w:szCs w:val="22"/>
        </w:rPr>
        <w:t>McVea</w:t>
      </w:r>
      <w:proofErr w:type="spellEnd"/>
      <w:r>
        <w:rPr>
          <w:color w:val="000000"/>
          <w:sz w:val="22"/>
          <w:szCs w:val="22"/>
        </w:rPr>
        <w:t xml:space="preserve"> KLSP, Minier WC, </w:t>
      </w:r>
      <w:proofErr w:type="spellStart"/>
      <w:r>
        <w:rPr>
          <w:color w:val="000000"/>
          <w:sz w:val="22"/>
          <w:szCs w:val="22"/>
        </w:rPr>
        <w:t>Palensky</w:t>
      </w:r>
      <w:proofErr w:type="spellEnd"/>
      <w:r>
        <w:rPr>
          <w:color w:val="000000"/>
          <w:sz w:val="22"/>
          <w:szCs w:val="22"/>
        </w:rPr>
        <w:t xml:space="preserve"> JEJ. </w:t>
      </w:r>
      <w:proofErr w:type="spellStart"/>
      <w:r>
        <w:rPr>
          <w:color w:val="000000"/>
          <w:sz w:val="22"/>
          <w:szCs w:val="22"/>
        </w:rPr>
        <w:t>Low-income</w:t>
      </w:r>
      <w:proofErr w:type="spellEnd"/>
      <w:r>
        <w:rPr>
          <w:color w:val="000000"/>
          <w:sz w:val="22"/>
          <w:szCs w:val="22"/>
        </w:rPr>
        <w:t xml:space="preserve"> </w:t>
      </w:r>
      <w:proofErr w:type="spellStart"/>
      <w:r>
        <w:rPr>
          <w:color w:val="000000"/>
          <w:sz w:val="22"/>
          <w:szCs w:val="22"/>
        </w:rPr>
        <w:t>women</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early</w:t>
      </w:r>
      <w:proofErr w:type="spellEnd"/>
      <w:r>
        <w:rPr>
          <w:color w:val="000000"/>
          <w:sz w:val="22"/>
          <w:szCs w:val="22"/>
        </w:rPr>
        <w:t xml:space="preserve">-stage </w:t>
      </w:r>
      <w:proofErr w:type="spellStart"/>
      <w:r>
        <w:rPr>
          <w:color w:val="000000"/>
          <w:sz w:val="22"/>
          <w:szCs w:val="22"/>
        </w:rPr>
        <w:t>breast</w:t>
      </w:r>
      <w:proofErr w:type="spellEnd"/>
      <w:r>
        <w:rPr>
          <w:color w:val="000000"/>
          <w:sz w:val="22"/>
          <w:szCs w:val="22"/>
        </w:rPr>
        <w:t xml:space="preserve"> </w:t>
      </w:r>
      <w:proofErr w:type="gramStart"/>
      <w:r>
        <w:rPr>
          <w:color w:val="000000"/>
          <w:sz w:val="22"/>
          <w:szCs w:val="22"/>
        </w:rPr>
        <w:t>cancer:</w:t>
      </w:r>
      <w:proofErr w:type="gramEnd"/>
      <w:r>
        <w:rPr>
          <w:color w:val="000000"/>
          <w:sz w:val="22"/>
          <w:szCs w:val="22"/>
        </w:rPr>
        <w:t xml:space="preserve"> </w:t>
      </w:r>
      <w:proofErr w:type="spellStart"/>
      <w:r>
        <w:rPr>
          <w:color w:val="000000"/>
          <w:sz w:val="22"/>
          <w:szCs w:val="22"/>
        </w:rPr>
        <w:t>physician</w:t>
      </w:r>
      <w:proofErr w:type="spellEnd"/>
      <w:r>
        <w:rPr>
          <w:color w:val="000000"/>
          <w:sz w:val="22"/>
          <w:szCs w:val="22"/>
        </w:rPr>
        <w:t xml:space="preserve"> and patient </w:t>
      </w:r>
      <w:proofErr w:type="spellStart"/>
      <w:r>
        <w:rPr>
          <w:color w:val="000000"/>
          <w:sz w:val="22"/>
          <w:szCs w:val="22"/>
        </w:rPr>
        <w:t>decision-making</w:t>
      </w:r>
      <w:proofErr w:type="spellEnd"/>
      <w:r>
        <w:rPr>
          <w:color w:val="000000"/>
          <w:sz w:val="22"/>
          <w:szCs w:val="22"/>
        </w:rPr>
        <w:t xml:space="preserve"> styles. Psycho-</w:t>
      </w:r>
      <w:proofErr w:type="spellStart"/>
      <w:r>
        <w:rPr>
          <w:color w:val="000000"/>
          <w:sz w:val="22"/>
          <w:szCs w:val="22"/>
        </w:rPr>
        <w:t>Oncology</w:t>
      </w:r>
      <w:proofErr w:type="spellEnd"/>
      <w:r>
        <w:rPr>
          <w:color w:val="000000"/>
          <w:sz w:val="22"/>
          <w:szCs w:val="22"/>
        </w:rPr>
        <w:t xml:space="preserve">. </w:t>
      </w:r>
      <w:proofErr w:type="gramStart"/>
      <w:r>
        <w:rPr>
          <w:color w:val="000000"/>
          <w:sz w:val="22"/>
          <w:szCs w:val="22"/>
        </w:rPr>
        <w:t>2001;</w:t>
      </w:r>
      <w:proofErr w:type="gramEnd"/>
      <w:r>
        <w:rPr>
          <w:color w:val="000000"/>
          <w:sz w:val="22"/>
          <w:szCs w:val="22"/>
        </w:rPr>
        <w:t>10:137-46.</w:t>
      </w:r>
    </w:p>
    <w:p w14:paraId="000001D1" w14:textId="77777777" w:rsidR="001C4A6F" w:rsidRDefault="00C23C04">
      <w:pPr>
        <w:pBdr>
          <w:top w:val="nil"/>
          <w:left w:val="nil"/>
          <w:bottom w:val="nil"/>
          <w:right w:val="nil"/>
          <w:between w:val="nil"/>
        </w:pBdr>
        <w:rPr>
          <w:color w:val="000000"/>
          <w:sz w:val="22"/>
          <w:szCs w:val="22"/>
        </w:rPr>
      </w:pPr>
      <w:r>
        <w:rPr>
          <w:color w:val="000000"/>
          <w:sz w:val="22"/>
          <w:szCs w:val="22"/>
        </w:rPr>
        <w:t>6.</w:t>
      </w:r>
      <w:r>
        <w:rPr>
          <w:color w:val="000000"/>
          <w:sz w:val="22"/>
          <w:szCs w:val="22"/>
        </w:rPr>
        <w:tab/>
      </w:r>
      <w:proofErr w:type="spellStart"/>
      <w:r>
        <w:rPr>
          <w:color w:val="000000"/>
          <w:sz w:val="22"/>
          <w:szCs w:val="22"/>
        </w:rPr>
        <w:t>Polacek</w:t>
      </w:r>
      <w:proofErr w:type="spellEnd"/>
      <w:r>
        <w:rPr>
          <w:color w:val="000000"/>
          <w:sz w:val="22"/>
          <w:szCs w:val="22"/>
        </w:rPr>
        <w:t xml:space="preserve"> GN, Ramos MC, Ferrer RL. </w:t>
      </w:r>
      <w:proofErr w:type="spellStart"/>
      <w:r>
        <w:rPr>
          <w:color w:val="000000"/>
          <w:sz w:val="22"/>
          <w:szCs w:val="22"/>
        </w:rPr>
        <w:t>Breast</w:t>
      </w:r>
      <w:proofErr w:type="spellEnd"/>
      <w:r>
        <w:rPr>
          <w:color w:val="000000"/>
          <w:sz w:val="22"/>
          <w:szCs w:val="22"/>
        </w:rPr>
        <w:t xml:space="preserve"> cancer </w:t>
      </w:r>
      <w:proofErr w:type="spellStart"/>
      <w:r>
        <w:rPr>
          <w:color w:val="000000"/>
          <w:sz w:val="22"/>
          <w:szCs w:val="22"/>
        </w:rPr>
        <w:t>disparities</w:t>
      </w:r>
      <w:proofErr w:type="spellEnd"/>
      <w:r>
        <w:rPr>
          <w:color w:val="000000"/>
          <w:sz w:val="22"/>
          <w:szCs w:val="22"/>
        </w:rPr>
        <w:t xml:space="preserve"> and </w:t>
      </w:r>
      <w:proofErr w:type="spellStart"/>
      <w:r>
        <w:rPr>
          <w:color w:val="000000"/>
          <w:sz w:val="22"/>
          <w:szCs w:val="22"/>
        </w:rPr>
        <w:t>decision-making</w:t>
      </w:r>
      <w:proofErr w:type="spellEnd"/>
      <w:r>
        <w:rPr>
          <w:color w:val="000000"/>
          <w:sz w:val="22"/>
          <w:szCs w:val="22"/>
        </w:rPr>
        <w:t xml:space="preserve"> </w:t>
      </w:r>
      <w:proofErr w:type="spellStart"/>
      <w:r>
        <w:rPr>
          <w:color w:val="000000"/>
          <w:sz w:val="22"/>
          <w:szCs w:val="22"/>
        </w:rPr>
        <w:t>among</w:t>
      </w:r>
      <w:proofErr w:type="spellEnd"/>
      <w:r>
        <w:rPr>
          <w:color w:val="000000"/>
          <w:sz w:val="22"/>
          <w:szCs w:val="22"/>
        </w:rPr>
        <w:t xml:space="preserve"> U.S. </w:t>
      </w:r>
      <w:proofErr w:type="spellStart"/>
      <w:r>
        <w:rPr>
          <w:color w:val="000000"/>
          <w:sz w:val="22"/>
          <w:szCs w:val="22"/>
        </w:rPr>
        <w:t>women</w:t>
      </w:r>
      <w:proofErr w:type="spellEnd"/>
      <w:r>
        <w:rPr>
          <w:color w:val="000000"/>
          <w:sz w:val="22"/>
          <w:szCs w:val="22"/>
        </w:rPr>
        <w:t xml:space="preserve">. Patient </w:t>
      </w:r>
      <w:proofErr w:type="spellStart"/>
      <w:r>
        <w:rPr>
          <w:color w:val="000000"/>
          <w:sz w:val="22"/>
          <w:szCs w:val="22"/>
        </w:rPr>
        <w:t>education</w:t>
      </w:r>
      <w:proofErr w:type="spellEnd"/>
      <w:r>
        <w:rPr>
          <w:color w:val="000000"/>
          <w:sz w:val="22"/>
          <w:szCs w:val="22"/>
        </w:rPr>
        <w:t xml:space="preserve"> and counseling. </w:t>
      </w:r>
      <w:proofErr w:type="gramStart"/>
      <w:r>
        <w:rPr>
          <w:color w:val="000000"/>
          <w:sz w:val="22"/>
          <w:szCs w:val="22"/>
        </w:rPr>
        <w:t>2007;</w:t>
      </w:r>
      <w:proofErr w:type="gramEnd"/>
      <w:r>
        <w:rPr>
          <w:color w:val="000000"/>
          <w:sz w:val="22"/>
          <w:szCs w:val="22"/>
        </w:rPr>
        <w:t>65(2):158-65.</w:t>
      </w:r>
    </w:p>
    <w:p w14:paraId="000001D2" w14:textId="77777777" w:rsidR="001C4A6F" w:rsidRDefault="00C23C04">
      <w:pPr>
        <w:pBdr>
          <w:top w:val="nil"/>
          <w:left w:val="nil"/>
          <w:bottom w:val="nil"/>
          <w:right w:val="nil"/>
          <w:between w:val="nil"/>
        </w:pBdr>
        <w:rPr>
          <w:color w:val="000000"/>
          <w:sz w:val="22"/>
          <w:szCs w:val="22"/>
        </w:rPr>
      </w:pPr>
      <w:r>
        <w:rPr>
          <w:color w:val="000000"/>
          <w:sz w:val="22"/>
          <w:szCs w:val="22"/>
        </w:rPr>
        <w:t>7.</w:t>
      </w:r>
      <w:r>
        <w:rPr>
          <w:color w:val="000000"/>
          <w:sz w:val="22"/>
          <w:szCs w:val="22"/>
        </w:rPr>
        <w:tab/>
        <w:t xml:space="preserve">Richardson LC. </w:t>
      </w:r>
      <w:proofErr w:type="spellStart"/>
      <w:r>
        <w:rPr>
          <w:color w:val="000000"/>
          <w:sz w:val="22"/>
          <w:szCs w:val="22"/>
        </w:rPr>
        <w:t>Treatment</w:t>
      </w:r>
      <w:proofErr w:type="spellEnd"/>
      <w:r>
        <w:rPr>
          <w:color w:val="000000"/>
          <w:sz w:val="22"/>
          <w:szCs w:val="22"/>
        </w:rPr>
        <w:t xml:space="preserve"> of </w:t>
      </w:r>
      <w:proofErr w:type="spellStart"/>
      <w:r>
        <w:rPr>
          <w:color w:val="000000"/>
          <w:sz w:val="22"/>
          <w:szCs w:val="22"/>
        </w:rPr>
        <w:t>breast</w:t>
      </w:r>
      <w:proofErr w:type="spellEnd"/>
      <w:r>
        <w:rPr>
          <w:color w:val="000000"/>
          <w:sz w:val="22"/>
          <w:szCs w:val="22"/>
        </w:rPr>
        <w:t xml:space="preserve"> cancer in </w:t>
      </w:r>
      <w:proofErr w:type="spellStart"/>
      <w:r>
        <w:rPr>
          <w:color w:val="000000"/>
          <w:sz w:val="22"/>
          <w:szCs w:val="22"/>
        </w:rPr>
        <w:t>medically</w:t>
      </w:r>
      <w:proofErr w:type="spellEnd"/>
      <w:r>
        <w:rPr>
          <w:color w:val="000000"/>
          <w:sz w:val="22"/>
          <w:szCs w:val="22"/>
        </w:rPr>
        <w:t xml:space="preserve"> </w:t>
      </w:r>
      <w:proofErr w:type="spellStart"/>
      <w:r>
        <w:rPr>
          <w:color w:val="000000"/>
          <w:sz w:val="22"/>
          <w:szCs w:val="22"/>
        </w:rPr>
        <w:t>underserved</w:t>
      </w:r>
      <w:proofErr w:type="spellEnd"/>
      <w:r>
        <w:rPr>
          <w:color w:val="000000"/>
          <w:sz w:val="22"/>
          <w:szCs w:val="22"/>
        </w:rPr>
        <w:t xml:space="preserve"> </w:t>
      </w:r>
      <w:proofErr w:type="spellStart"/>
      <w:proofErr w:type="gramStart"/>
      <w:r>
        <w:rPr>
          <w:color w:val="000000"/>
          <w:sz w:val="22"/>
          <w:szCs w:val="22"/>
        </w:rPr>
        <w:t>women</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a</w:t>
      </w:r>
      <w:proofErr w:type="spellEnd"/>
      <w:r>
        <w:rPr>
          <w:color w:val="000000"/>
          <w:sz w:val="22"/>
          <w:szCs w:val="22"/>
        </w:rPr>
        <w:t xml:space="preserve"> </w:t>
      </w:r>
      <w:proofErr w:type="spellStart"/>
      <w:r>
        <w:rPr>
          <w:color w:val="000000"/>
          <w:sz w:val="22"/>
          <w:szCs w:val="22"/>
        </w:rPr>
        <w:t>review</w:t>
      </w:r>
      <w:proofErr w:type="spellEnd"/>
      <w:r>
        <w:rPr>
          <w:color w:val="000000"/>
          <w:sz w:val="22"/>
          <w:szCs w:val="22"/>
        </w:rPr>
        <w:t xml:space="preserve">. The </w:t>
      </w:r>
      <w:proofErr w:type="spellStart"/>
      <w:r>
        <w:rPr>
          <w:color w:val="000000"/>
          <w:sz w:val="22"/>
          <w:szCs w:val="22"/>
        </w:rPr>
        <w:t>breast</w:t>
      </w:r>
      <w:proofErr w:type="spellEnd"/>
      <w:r>
        <w:rPr>
          <w:color w:val="000000"/>
          <w:sz w:val="22"/>
          <w:szCs w:val="22"/>
        </w:rPr>
        <w:t xml:space="preserve"> journal. </w:t>
      </w:r>
      <w:proofErr w:type="gramStart"/>
      <w:r>
        <w:rPr>
          <w:color w:val="000000"/>
          <w:sz w:val="22"/>
          <w:szCs w:val="22"/>
        </w:rPr>
        <w:t>2004;</w:t>
      </w:r>
      <w:proofErr w:type="gramEnd"/>
      <w:r>
        <w:rPr>
          <w:color w:val="000000"/>
          <w:sz w:val="22"/>
          <w:szCs w:val="22"/>
        </w:rPr>
        <w:t>10(1):2-5.</w:t>
      </w:r>
    </w:p>
    <w:p w14:paraId="000001D3" w14:textId="77777777" w:rsidR="001C4A6F" w:rsidRDefault="00C23C04">
      <w:pPr>
        <w:pBdr>
          <w:top w:val="nil"/>
          <w:left w:val="nil"/>
          <w:bottom w:val="nil"/>
          <w:right w:val="nil"/>
          <w:between w:val="nil"/>
        </w:pBdr>
        <w:rPr>
          <w:color w:val="000000"/>
          <w:sz w:val="22"/>
          <w:szCs w:val="22"/>
        </w:rPr>
      </w:pPr>
      <w:r>
        <w:rPr>
          <w:color w:val="000000"/>
          <w:sz w:val="22"/>
          <w:szCs w:val="22"/>
        </w:rPr>
        <w:t>8.</w:t>
      </w:r>
      <w:r>
        <w:rPr>
          <w:color w:val="000000"/>
          <w:sz w:val="22"/>
          <w:szCs w:val="22"/>
        </w:rPr>
        <w:tab/>
        <w:t xml:space="preserve">Chen JY, Diamant AL, </w:t>
      </w:r>
      <w:proofErr w:type="spellStart"/>
      <w:r>
        <w:rPr>
          <w:color w:val="000000"/>
          <w:sz w:val="22"/>
          <w:szCs w:val="22"/>
        </w:rPr>
        <w:t>Thind</w:t>
      </w:r>
      <w:proofErr w:type="spellEnd"/>
      <w:r>
        <w:rPr>
          <w:color w:val="000000"/>
          <w:sz w:val="22"/>
          <w:szCs w:val="22"/>
        </w:rPr>
        <w:t xml:space="preserve"> A, </w:t>
      </w:r>
      <w:proofErr w:type="spellStart"/>
      <w:r>
        <w:rPr>
          <w:color w:val="000000"/>
          <w:sz w:val="22"/>
          <w:szCs w:val="22"/>
        </w:rPr>
        <w:t>Maly</w:t>
      </w:r>
      <w:proofErr w:type="spellEnd"/>
      <w:r>
        <w:rPr>
          <w:color w:val="000000"/>
          <w:sz w:val="22"/>
          <w:szCs w:val="22"/>
        </w:rPr>
        <w:t xml:space="preserve"> RC. </w:t>
      </w:r>
      <w:proofErr w:type="spellStart"/>
      <w:r>
        <w:rPr>
          <w:color w:val="000000"/>
          <w:sz w:val="22"/>
          <w:szCs w:val="22"/>
        </w:rPr>
        <w:t>Determinants</w:t>
      </w:r>
      <w:proofErr w:type="spellEnd"/>
      <w:r>
        <w:rPr>
          <w:color w:val="000000"/>
          <w:sz w:val="22"/>
          <w:szCs w:val="22"/>
        </w:rPr>
        <w:t xml:space="preserve"> of </w:t>
      </w:r>
      <w:proofErr w:type="spellStart"/>
      <w:r>
        <w:rPr>
          <w:color w:val="000000"/>
          <w:sz w:val="22"/>
          <w:szCs w:val="22"/>
        </w:rPr>
        <w:t>breast</w:t>
      </w:r>
      <w:proofErr w:type="spellEnd"/>
      <w:r>
        <w:rPr>
          <w:color w:val="000000"/>
          <w:sz w:val="22"/>
          <w:szCs w:val="22"/>
        </w:rPr>
        <w:t xml:space="preserve"> cancer </w:t>
      </w:r>
      <w:proofErr w:type="spellStart"/>
      <w:r>
        <w:rPr>
          <w:color w:val="000000"/>
          <w:sz w:val="22"/>
          <w:szCs w:val="22"/>
        </w:rPr>
        <w:t>knowledge</w:t>
      </w:r>
      <w:proofErr w:type="spellEnd"/>
      <w:r>
        <w:rPr>
          <w:color w:val="000000"/>
          <w:sz w:val="22"/>
          <w:szCs w:val="22"/>
        </w:rPr>
        <w:t xml:space="preserve"> </w:t>
      </w:r>
      <w:proofErr w:type="spellStart"/>
      <w:r>
        <w:rPr>
          <w:color w:val="000000"/>
          <w:sz w:val="22"/>
          <w:szCs w:val="22"/>
        </w:rPr>
        <w:t>among</w:t>
      </w:r>
      <w:proofErr w:type="spellEnd"/>
      <w:r>
        <w:rPr>
          <w:color w:val="000000"/>
          <w:sz w:val="22"/>
          <w:szCs w:val="22"/>
        </w:rPr>
        <w:t xml:space="preserve"> </w:t>
      </w:r>
      <w:proofErr w:type="spellStart"/>
      <w:r>
        <w:rPr>
          <w:color w:val="000000"/>
          <w:sz w:val="22"/>
          <w:szCs w:val="22"/>
        </w:rPr>
        <w:t>newly</w:t>
      </w:r>
      <w:proofErr w:type="spellEnd"/>
      <w:r>
        <w:rPr>
          <w:color w:val="000000"/>
          <w:sz w:val="22"/>
          <w:szCs w:val="22"/>
        </w:rPr>
        <w:t xml:space="preserve"> </w:t>
      </w:r>
      <w:proofErr w:type="spellStart"/>
      <w:r>
        <w:rPr>
          <w:color w:val="000000"/>
          <w:sz w:val="22"/>
          <w:szCs w:val="22"/>
        </w:rPr>
        <w:t>diagnosed</w:t>
      </w:r>
      <w:proofErr w:type="spellEnd"/>
      <w:r>
        <w:rPr>
          <w:color w:val="000000"/>
          <w:sz w:val="22"/>
          <w:szCs w:val="22"/>
        </w:rPr>
        <w:t xml:space="preserve">, </w:t>
      </w:r>
      <w:proofErr w:type="spellStart"/>
      <w:r>
        <w:rPr>
          <w:color w:val="000000"/>
          <w:sz w:val="22"/>
          <w:szCs w:val="22"/>
        </w:rPr>
        <w:t>low-income</w:t>
      </w:r>
      <w:proofErr w:type="spellEnd"/>
      <w:r>
        <w:rPr>
          <w:color w:val="000000"/>
          <w:sz w:val="22"/>
          <w:szCs w:val="22"/>
        </w:rPr>
        <w:t xml:space="preserve">, </w:t>
      </w:r>
      <w:proofErr w:type="spellStart"/>
      <w:r>
        <w:rPr>
          <w:color w:val="000000"/>
          <w:sz w:val="22"/>
          <w:szCs w:val="22"/>
        </w:rPr>
        <w:t>medically</w:t>
      </w:r>
      <w:proofErr w:type="spellEnd"/>
      <w:r>
        <w:rPr>
          <w:color w:val="000000"/>
          <w:sz w:val="22"/>
          <w:szCs w:val="22"/>
        </w:rPr>
        <w:t xml:space="preserve"> </w:t>
      </w:r>
      <w:proofErr w:type="spellStart"/>
      <w:r>
        <w:rPr>
          <w:color w:val="000000"/>
          <w:sz w:val="22"/>
          <w:szCs w:val="22"/>
        </w:rPr>
        <w:t>underserved</w:t>
      </w:r>
      <w:proofErr w:type="spellEnd"/>
      <w:r>
        <w:rPr>
          <w:color w:val="000000"/>
          <w:sz w:val="22"/>
          <w:szCs w:val="22"/>
        </w:rPr>
        <w:t xml:space="preserve"> </w:t>
      </w:r>
      <w:proofErr w:type="spellStart"/>
      <w:r>
        <w:rPr>
          <w:color w:val="000000"/>
          <w:sz w:val="22"/>
          <w:szCs w:val="22"/>
        </w:rPr>
        <w:t>women</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w:t>
      </w:r>
      <w:proofErr w:type="spellStart"/>
      <w:r>
        <w:rPr>
          <w:color w:val="000000"/>
          <w:sz w:val="22"/>
          <w:szCs w:val="22"/>
        </w:rPr>
        <w:t>breast</w:t>
      </w:r>
      <w:proofErr w:type="spellEnd"/>
      <w:r>
        <w:rPr>
          <w:color w:val="000000"/>
          <w:sz w:val="22"/>
          <w:szCs w:val="22"/>
        </w:rPr>
        <w:t xml:space="preserve"> cancer. Cancer. </w:t>
      </w:r>
      <w:proofErr w:type="gramStart"/>
      <w:r>
        <w:rPr>
          <w:color w:val="000000"/>
          <w:sz w:val="22"/>
          <w:szCs w:val="22"/>
        </w:rPr>
        <w:t>2008;</w:t>
      </w:r>
      <w:proofErr w:type="gramEnd"/>
      <w:r>
        <w:rPr>
          <w:color w:val="000000"/>
          <w:sz w:val="22"/>
          <w:szCs w:val="22"/>
        </w:rPr>
        <w:t>112(5):1153-61.</w:t>
      </w:r>
    </w:p>
    <w:p w14:paraId="000001D4" w14:textId="77777777" w:rsidR="001C4A6F" w:rsidRDefault="00C23C04">
      <w:pPr>
        <w:pBdr>
          <w:top w:val="nil"/>
          <w:left w:val="nil"/>
          <w:bottom w:val="nil"/>
          <w:right w:val="nil"/>
          <w:between w:val="nil"/>
        </w:pBdr>
        <w:rPr>
          <w:color w:val="000000"/>
          <w:sz w:val="22"/>
          <w:szCs w:val="22"/>
        </w:rPr>
      </w:pPr>
      <w:r>
        <w:rPr>
          <w:color w:val="000000"/>
          <w:sz w:val="22"/>
          <w:szCs w:val="22"/>
        </w:rPr>
        <w:t>9.</w:t>
      </w:r>
      <w:r>
        <w:rPr>
          <w:color w:val="000000"/>
          <w:sz w:val="22"/>
          <w:szCs w:val="22"/>
        </w:rPr>
        <w:tab/>
      </w:r>
      <w:proofErr w:type="spellStart"/>
      <w:r>
        <w:rPr>
          <w:color w:val="000000"/>
          <w:sz w:val="22"/>
          <w:szCs w:val="22"/>
        </w:rPr>
        <w:t>Donepudi</w:t>
      </w:r>
      <w:proofErr w:type="spellEnd"/>
      <w:r>
        <w:rPr>
          <w:color w:val="000000"/>
          <w:sz w:val="22"/>
          <w:szCs w:val="22"/>
        </w:rPr>
        <w:t xml:space="preserve"> MS, </w:t>
      </w:r>
      <w:proofErr w:type="spellStart"/>
      <w:r>
        <w:rPr>
          <w:color w:val="000000"/>
          <w:sz w:val="22"/>
          <w:szCs w:val="22"/>
        </w:rPr>
        <w:t>Kondapalli</w:t>
      </w:r>
      <w:proofErr w:type="spellEnd"/>
      <w:r>
        <w:rPr>
          <w:color w:val="000000"/>
          <w:sz w:val="22"/>
          <w:szCs w:val="22"/>
        </w:rPr>
        <w:t xml:space="preserve"> K, Amos SJ, </w:t>
      </w:r>
      <w:proofErr w:type="spellStart"/>
      <w:r>
        <w:rPr>
          <w:color w:val="000000"/>
          <w:sz w:val="22"/>
          <w:szCs w:val="22"/>
        </w:rPr>
        <w:t>Venkanteshan</w:t>
      </w:r>
      <w:proofErr w:type="spellEnd"/>
      <w:r>
        <w:rPr>
          <w:color w:val="000000"/>
          <w:sz w:val="22"/>
          <w:szCs w:val="22"/>
        </w:rPr>
        <w:t xml:space="preserve"> P. </w:t>
      </w:r>
      <w:proofErr w:type="spellStart"/>
      <w:r>
        <w:rPr>
          <w:color w:val="000000"/>
          <w:sz w:val="22"/>
          <w:szCs w:val="22"/>
        </w:rPr>
        <w:t>Breast</w:t>
      </w:r>
      <w:proofErr w:type="spellEnd"/>
      <w:r>
        <w:rPr>
          <w:color w:val="000000"/>
          <w:sz w:val="22"/>
          <w:szCs w:val="22"/>
        </w:rPr>
        <w:t xml:space="preserve"> cancer </w:t>
      </w:r>
      <w:proofErr w:type="spellStart"/>
      <w:r>
        <w:rPr>
          <w:color w:val="000000"/>
          <w:sz w:val="22"/>
          <w:szCs w:val="22"/>
        </w:rPr>
        <w:t>statistics</w:t>
      </w:r>
      <w:proofErr w:type="spellEnd"/>
      <w:r>
        <w:rPr>
          <w:color w:val="000000"/>
          <w:sz w:val="22"/>
          <w:szCs w:val="22"/>
        </w:rPr>
        <w:t xml:space="preserve"> and markers. Journal of cancer </w:t>
      </w:r>
      <w:proofErr w:type="spellStart"/>
      <w:r>
        <w:rPr>
          <w:color w:val="000000"/>
          <w:sz w:val="22"/>
          <w:szCs w:val="22"/>
        </w:rPr>
        <w:t>research</w:t>
      </w:r>
      <w:proofErr w:type="spellEnd"/>
      <w:r>
        <w:rPr>
          <w:color w:val="000000"/>
          <w:sz w:val="22"/>
          <w:szCs w:val="22"/>
        </w:rPr>
        <w:t xml:space="preserve"> and </w:t>
      </w:r>
      <w:proofErr w:type="spellStart"/>
      <w:r>
        <w:rPr>
          <w:color w:val="000000"/>
          <w:sz w:val="22"/>
          <w:szCs w:val="22"/>
        </w:rPr>
        <w:t>therapeutics</w:t>
      </w:r>
      <w:proofErr w:type="spellEnd"/>
      <w:r>
        <w:rPr>
          <w:color w:val="000000"/>
          <w:sz w:val="22"/>
          <w:szCs w:val="22"/>
        </w:rPr>
        <w:t xml:space="preserve">. </w:t>
      </w:r>
      <w:proofErr w:type="gramStart"/>
      <w:r>
        <w:rPr>
          <w:color w:val="000000"/>
          <w:sz w:val="22"/>
          <w:szCs w:val="22"/>
        </w:rPr>
        <w:t>2014;</w:t>
      </w:r>
      <w:proofErr w:type="gramEnd"/>
      <w:r>
        <w:rPr>
          <w:color w:val="000000"/>
          <w:sz w:val="22"/>
          <w:szCs w:val="22"/>
        </w:rPr>
        <w:t>10(3):506-11.</w:t>
      </w:r>
    </w:p>
    <w:p w14:paraId="000001D5" w14:textId="77777777" w:rsidR="001C4A6F" w:rsidRDefault="00C23C04">
      <w:pPr>
        <w:pBdr>
          <w:top w:val="nil"/>
          <w:left w:val="nil"/>
          <w:bottom w:val="nil"/>
          <w:right w:val="nil"/>
          <w:between w:val="nil"/>
        </w:pBdr>
        <w:rPr>
          <w:color w:val="000000"/>
          <w:sz w:val="22"/>
          <w:szCs w:val="22"/>
        </w:rPr>
      </w:pPr>
      <w:r>
        <w:rPr>
          <w:color w:val="000000"/>
          <w:sz w:val="22"/>
          <w:szCs w:val="22"/>
        </w:rPr>
        <w:lastRenderedPageBreak/>
        <w:t>10.</w:t>
      </w:r>
      <w:r>
        <w:rPr>
          <w:color w:val="000000"/>
          <w:sz w:val="22"/>
          <w:szCs w:val="22"/>
        </w:rPr>
        <w:tab/>
      </w:r>
      <w:proofErr w:type="spellStart"/>
      <w:r>
        <w:rPr>
          <w:color w:val="000000"/>
          <w:sz w:val="22"/>
          <w:szCs w:val="22"/>
        </w:rPr>
        <w:t>Hawley</w:t>
      </w:r>
      <w:proofErr w:type="spellEnd"/>
      <w:r>
        <w:rPr>
          <w:color w:val="000000"/>
          <w:sz w:val="22"/>
          <w:szCs w:val="22"/>
        </w:rPr>
        <w:t xml:space="preserve"> ST, </w:t>
      </w:r>
      <w:proofErr w:type="spellStart"/>
      <w:r>
        <w:rPr>
          <w:color w:val="000000"/>
          <w:sz w:val="22"/>
          <w:szCs w:val="22"/>
        </w:rPr>
        <w:t>Lantz</w:t>
      </w:r>
      <w:proofErr w:type="spellEnd"/>
      <w:r>
        <w:rPr>
          <w:color w:val="000000"/>
          <w:sz w:val="22"/>
          <w:szCs w:val="22"/>
        </w:rPr>
        <w:t xml:space="preserve"> PM, </w:t>
      </w:r>
      <w:proofErr w:type="spellStart"/>
      <w:r>
        <w:rPr>
          <w:color w:val="000000"/>
          <w:sz w:val="22"/>
          <w:szCs w:val="22"/>
        </w:rPr>
        <w:t>Janz</w:t>
      </w:r>
      <w:proofErr w:type="spellEnd"/>
      <w:r>
        <w:rPr>
          <w:color w:val="000000"/>
          <w:sz w:val="22"/>
          <w:szCs w:val="22"/>
        </w:rPr>
        <w:t xml:space="preserve"> NK, Salem B, </w:t>
      </w:r>
      <w:proofErr w:type="spellStart"/>
      <w:r>
        <w:rPr>
          <w:color w:val="000000"/>
          <w:sz w:val="22"/>
          <w:szCs w:val="22"/>
        </w:rPr>
        <w:t>Morrow</w:t>
      </w:r>
      <w:proofErr w:type="spellEnd"/>
      <w:r>
        <w:rPr>
          <w:color w:val="000000"/>
          <w:sz w:val="22"/>
          <w:szCs w:val="22"/>
        </w:rPr>
        <w:t xml:space="preserve"> M, Schwartz K, et al. </w:t>
      </w:r>
      <w:proofErr w:type="spellStart"/>
      <w:r>
        <w:rPr>
          <w:color w:val="000000"/>
          <w:sz w:val="22"/>
          <w:szCs w:val="22"/>
        </w:rPr>
        <w:t>Factors</w:t>
      </w:r>
      <w:proofErr w:type="spellEnd"/>
      <w:r>
        <w:rPr>
          <w:color w:val="000000"/>
          <w:sz w:val="22"/>
          <w:szCs w:val="22"/>
        </w:rPr>
        <w:t xml:space="preserve"> </w:t>
      </w:r>
      <w:proofErr w:type="spellStart"/>
      <w:r>
        <w:rPr>
          <w:color w:val="000000"/>
          <w:sz w:val="22"/>
          <w:szCs w:val="22"/>
        </w:rPr>
        <w:t>associated</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patient </w:t>
      </w:r>
      <w:proofErr w:type="spellStart"/>
      <w:r>
        <w:rPr>
          <w:color w:val="000000"/>
          <w:sz w:val="22"/>
          <w:szCs w:val="22"/>
        </w:rPr>
        <w:t>involvement</w:t>
      </w:r>
      <w:proofErr w:type="spellEnd"/>
      <w:r>
        <w:rPr>
          <w:color w:val="000000"/>
          <w:sz w:val="22"/>
          <w:szCs w:val="22"/>
        </w:rPr>
        <w:t xml:space="preserve"> in </w:t>
      </w:r>
      <w:proofErr w:type="spellStart"/>
      <w:r>
        <w:rPr>
          <w:color w:val="000000"/>
          <w:sz w:val="22"/>
          <w:szCs w:val="22"/>
        </w:rPr>
        <w:t>surgical</w:t>
      </w:r>
      <w:proofErr w:type="spellEnd"/>
      <w:r>
        <w:rPr>
          <w:color w:val="000000"/>
          <w:sz w:val="22"/>
          <w:szCs w:val="22"/>
        </w:rPr>
        <w:t xml:space="preserve"> </w:t>
      </w:r>
      <w:proofErr w:type="spellStart"/>
      <w:r>
        <w:rPr>
          <w:color w:val="000000"/>
          <w:sz w:val="22"/>
          <w:szCs w:val="22"/>
        </w:rPr>
        <w:t>treatment</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for </w:t>
      </w:r>
      <w:proofErr w:type="spellStart"/>
      <w:r>
        <w:rPr>
          <w:color w:val="000000"/>
          <w:sz w:val="22"/>
          <w:szCs w:val="22"/>
        </w:rPr>
        <w:t>breast</w:t>
      </w:r>
      <w:proofErr w:type="spellEnd"/>
      <w:r>
        <w:rPr>
          <w:color w:val="000000"/>
          <w:sz w:val="22"/>
          <w:szCs w:val="22"/>
        </w:rPr>
        <w:t xml:space="preserve"> cancer. Patient </w:t>
      </w:r>
      <w:proofErr w:type="spellStart"/>
      <w:r>
        <w:rPr>
          <w:color w:val="000000"/>
          <w:sz w:val="22"/>
          <w:szCs w:val="22"/>
        </w:rPr>
        <w:t>education</w:t>
      </w:r>
      <w:proofErr w:type="spellEnd"/>
      <w:r>
        <w:rPr>
          <w:color w:val="000000"/>
          <w:sz w:val="22"/>
          <w:szCs w:val="22"/>
        </w:rPr>
        <w:t xml:space="preserve"> and counseling. </w:t>
      </w:r>
      <w:proofErr w:type="gramStart"/>
      <w:r>
        <w:rPr>
          <w:color w:val="000000"/>
          <w:sz w:val="22"/>
          <w:szCs w:val="22"/>
        </w:rPr>
        <w:t>2007;</w:t>
      </w:r>
      <w:proofErr w:type="gramEnd"/>
      <w:r>
        <w:rPr>
          <w:color w:val="000000"/>
          <w:sz w:val="22"/>
          <w:szCs w:val="22"/>
        </w:rPr>
        <w:t>65(3):387-95.</w:t>
      </w:r>
    </w:p>
    <w:p w14:paraId="000001D6" w14:textId="77777777" w:rsidR="001C4A6F" w:rsidRDefault="00C23C04">
      <w:pPr>
        <w:pBdr>
          <w:top w:val="nil"/>
          <w:left w:val="nil"/>
          <w:bottom w:val="nil"/>
          <w:right w:val="nil"/>
          <w:between w:val="nil"/>
        </w:pBdr>
        <w:rPr>
          <w:color w:val="000000"/>
          <w:sz w:val="22"/>
          <w:szCs w:val="22"/>
        </w:rPr>
      </w:pPr>
      <w:r>
        <w:rPr>
          <w:color w:val="000000"/>
          <w:sz w:val="22"/>
          <w:szCs w:val="22"/>
        </w:rPr>
        <w:t>11.</w:t>
      </w:r>
      <w:r>
        <w:rPr>
          <w:color w:val="000000"/>
          <w:sz w:val="22"/>
          <w:szCs w:val="22"/>
        </w:rPr>
        <w:tab/>
      </w:r>
      <w:proofErr w:type="spellStart"/>
      <w:r>
        <w:rPr>
          <w:color w:val="000000"/>
          <w:sz w:val="22"/>
          <w:szCs w:val="22"/>
        </w:rPr>
        <w:t>Hurd</w:t>
      </w:r>
      <w:proofErr w:type="spellEnd"/>
      <w:r>
        <w:rPr>
          <w:color w:val="000000"/>
          <w:sz w:val="22"/>
          <w:szCs w:val="22"/>
        </w:rPr>
        <w:t xml:space="preserve"> TC, James T, Foster JM. </w:t>
      </w:r>
      <w:proofErr w:type="spellStart"/>
      <w:r>
        <w:rPr>
          <w:color w:val="000000"/>
          <w:sz w:val="22"/>
          <w:szCs w:val="22"/>
        </w:rPr>
        <w:t>Factors</w:t>
      </w:r>
      <w:proofErr w:type="spellEnd"/>
      <w:r>
        <w:rPr>
          <w:color w:val="000000"/>
          <w:sz w:val="22"/>
          <w:szCs w:val="22"/>
        </w:rPr>
        <w:t xml:space="preserve"> </w:t>
      </w:r>
      <w:proofErr w:type="spellStart"/>
      <w:r>
        <w:rPr>
          <w:color w:val="000000"/>
          <w:sz w:val="22"/>
          <w:szCs w:val="22"/>
        </w:rPr>
        <w:t>that</w:t>
      </w:r>
      <w:proofErr w:type="spellEnd"/>
      <w:r>
        <w:rPr>
          <w:color w:val="000000"/>
          <w:sz w:val="22"/>
          <w:szCs w:val="22"/>
        </w:rPr>
        <w:t xml:space="preserve"> affect </w:t>
      </w:r>
      <w:proofErr w:type="spellStart"/>
      <w:r>
        <w:rPr>
          <w:color w:val="000000"/>
          <w:sz w:val="22"/>
          <w:szCs w:val="22"/>
        </w:rPr>
        <w:t>breast</w:t>
      </w:r>
      <w:proofErr w:type="spellEnd"/>
      <w:r>
        <w:rPr>
          <w:color w:val="000000"/>
          <w:sz w:val="22"/>
          <w:szCs w:val="22"/>
        </w:rPr>
        <w:t xml:space="preserve"> cancer </w:t>
      </w:r>
      <w:proofErr w:type="spellStart"/>
      <w:proofErr w:type="gramStart"/>
      <w:r>
        <w:rPr>
          <w:color w:val="000000"/>
          <w:sz w:val="22"/>
          <w:szCs w:val="22"/>
        </w:rPr>
        <w:t>treatment</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underserved</w:t>
      </w:r>
      <w:proofErr w:type="spellEnd"/>
      <w:r>
        <w:rPr>
          <w:color w:val="000000"/>
          <w:sz w:val="22"/>
          <w:szCs w:val="22"/>
        </w:rPr>
        <w:t xml:space="preserve"> and </w:t>
      </w:r>
      <w:proofErr w:type="spellStart"/>
      <w:r>
        <w:rPr>
          <w:color w:val="000000"/>
          <w:sz w:val="22"/>
          <w:szCs w:val="22"/>
        </w:rPr>
        <w:t>minority</w:t>
      </w:r>
      <w:proofErr w:type="spellEnd"/>
      <w:r>
        <w:rPr>
          <w:color w:val="000000"/>
          <w:sz w:val="22"/>
          <w:szCs w:val="22"/>
        </w:rPr>
        <w:t xml:space="preserve"> populations. </w:t>
      </w:r>
      <w:proofErr w:type="spellStart"/>
      <w:r>
        <w:rPr>
          <w:color w:val="000000"/>
          <w:sz w:val="22"/>
          <w:szCs w:val="22"/>
        </w:rPr>
        <w:t>Surgical</w:t>
      </w:r>
      <w:proofErr w:type="spellEnd"/>
      <w:r>
        <w:rPr>
          <w:color w:val="000000"/>
          <w:sz w:val="22"/>
          <w:szCs w:val="22"/>
        </w:rPr>
        <w:t xml:space="preserve"> </w:t>
      </w:r>
      <w:proofErr w:type="spellStart"/>
      <w:r>
        <w:rPr>
          <w:color w:val="000000"/>
          <w:sz w:val="22"/>
          <w:szCs w:val="22"/>
        </w:rPr>
        <w:t>oncology</w:t>
      </w:r>
      <w:proofErr w:type="spellEnd"/>
      <w:r>
        <w:rPr>
          <w:color w:val="000000"/>
          <w:sz w:val="22"/>
          <w:szCs w:val="22"/>
        </w:rPr>
        <w:t xml:space="preserve"> </w:t>
      </w:r>
      <w:proofErr w:type="spellStart"/>
      <w:r>
        <w:rPr>
          <w:color w:val="000000"/>
          <w:sz w:val="22"/>
          <w:szCs w:val="22"/>
        </w:rPr>
        <w:t>clinics</w:t>
      </w:r>
      <w:proofErr w:type="spellEnd"/>
      <w:r>
        <w:rPr>
          <w:color w:val="000000"/>
          <w:sz w:val="22"/>
          <w:szCs w:val="22"/>
        </w:rPr>
        <w:t xml:space="preserve"> of </w:t>
      </w:r>
      <w:proofErr w:type="spellStart"/>
      <w:r>
        <w:rPr>
          <w:color w:val="000000"/>
          <w:sz w:val="22"/>
          <w:szCs w:val="22"/>
        </w:rPr>
        <w:t>North</w:t>
      </w:r>
      <w:proofErr w:type="spellEnd"/>
      <w:r>
        <w:rPr>
          <w:color w:val="000000"/>
          <w:sz w:val="22"/>
          <w:szCs w:val="22"/>
        </w:rPr>
        <w:t xml:space="preserve"> </w:t>
      </w:r>
      <w:proofErr w:type="spellStart"/>
      <w:r>
        <w:rPr>
          <w:color w:val="000000"/>
          <w:sz w:val="22"/>
          <w:szCs w:val="22"/>
        </w:rPr>
        <w:t>America</w:t>
      </w:r>
      <w:proofErr w:type="spellEnd"/>
      <w:r>
        <w:rPr>
          <w:color w:val="000000"/>
          <w:sz w:val="22"/>
          <w:szCs w:val="22"/>
        </w:rPr>
        <w:t xml:space="preserve">. </w:t>
      </w:r>
      <w:proofErr w:type="gramStart"/>
      <w:r>
        <w:rPr>
          <w:color w:val="000000"/>
          <w:sz w:val="22"/>
          <w:szCs w:val="22"/>
        </w:rPr>
        <w:t>2005;</w:t>
      </w:r>
      <w:proofErr w:type="gramEnd"/>
      <w:r>
        <w:rPr>
          <w:color w:val="000000"/>
          <w:sz w:val="22"/>
          <w:szCs w:val="22"/>
        </w:rPr>
        <w:t>14(1):119-30, vii.</w:t>
      </w:r>
    </w:p>
    <w:p w14:paraId="000001D7" w14:textId="77777777" w:rsidR="001C4A6F" w:rsidRDefault="00C23C04">
      <w:pPr>
        <w:pBdr>
          <w:top w:val="nil"/>
          <w:left w:val="nil"/>
          <w:bottom w:val="nil"/>
          <w:right w:val="nil"/>
          <w:between w:val="nil"/>
        </w:pBdr>
        <w:rPr>
          <w:color w:val="000000"/>
          <w:sz w:val="22"/>
          <w:szCs w:val="22"/>
        </w:rPr>
      </w:pPr>
      <w:r>
        <w:rPr>
          <w:color w:val="000000"/>
          <w:sz w:val="22"/>
          <w:szCs w:val="22"/>
        </w:rPr>
        <w:t>12.</w:t>
      </w:r>
      <w:r>
        <w:rPr>
          <w:color w:val="000000"/>
          <w:sz w:val="22"/>
          <w:szCs w:val="22"/>
        </w:rPr>
        <w:tab/>
        <w:t xml:space="preserve">Wheeler SB, </w:t>
      </w:r>
      <w:proofErr w:type="spellStart"/>
      <w:r>
        <w:rPr>
          <w:color w:val="000000"/>
          <w:sz w:val="22"/>
          <w:szCs w:val="22"/>
        </w:rPr>
        <w:t>Reeder</w:t>
      </w:r>
      <w:proofErr w:type="spellEnd"/>
      <w:r>
        <w:rPr>
          <w:color w:val="000000"/>
          <w:sz w:val="22"/>
          <w:szCs w:val="22"/>
        </w:rPr>
        <w:t xml:space="preserve">-Hayes KE, Carey LA. </w:t>
      </w:r>
      <w:proofErr w:type="spellStart"/>
      <w:r>
        <w:rPr>
          <w:color w:val="000000"/>
          <w:sz w:val="22"/>
          <w:szCs w:val="22"/>
        </w:rPr>
        <w:t>Disparities</w:t>
      </w:r>
      <w:proofErr w:type="spellEnd"/>
      <w:r>
        <w:rPr>
          <w:color w:val="000000"/>
          <w:sz w:val="22"/>
          <w:szCs w:val="22"/>
        </w:rPr>
        <w:t xml:space="preserve"> in </w:t>
      </w:r>
      <w:proofErr w:type="spellStart"/>
      <w:r>
        <w:rPr>
          <w:color w:val="000000"/>
          <w:sz w:val="22"/>
          <w:szCs w:val="22"/>
        </w:rPr>
        <w:t>breast</w:t>
      </w:r>
      <w:proofErr w:type="spellEnd"/>
      <w:r>
        <w:rPr>
          <w:color w:val="000000"/>
          <w:sz w:val="22"/>
          <w:szCs w:val="22"/>
        </w:rPr>
        <w:t xml:space="preserve"> cancer </w:t>
      </w:r>
      <w:proofErr w:type="spellStart"/>
      <w:r>
        <w:rPr>
          <w:color w:val="000000"/>
          <w:sz w:val="22"/>
          <w:szCs w:val="22"/>
        </w:rPr>
        <w:t>treatment</w:t>
      </w:r>
      <w:proofErr w:type="spellEnd"/>
      <w:r>
        <w:rPr>
          <w:color w:val="000000"/>
          <w:sz w:val="22"/>
          <w:szCs w:val="22"/>
        </w:rPr>
        <w:t xml:space="preserve"> and </w:t>
      </w:r>
      <w:proofErr w:type="spellStart"/>
      <w:proofErr w:type="gramStart"/>
      <w:r>
        <w:rPr>
          <w:color w:val="000000"/>
          <w:sz w:val="22"/>
          <w:szCs w:val="22"/>
        </w:rPr>
        <w:t>outcomes</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biological</w:t>
      </w:r>
      <w:proofErr w:type="spellEnd"/>
      <w:r>
        <w:rPr>
          <w:color w:val="000000"/>
          <w:sz w:val="22"/>
          <w:szCs w:val="22"/>
        </w:rPr>
        <w:t xml:space="preserve">, social, and </w:t>
      </w:r>
      <w:proofErr w:type="spellStart"/>
      <w:r>
        <w:rPr>
          <w:color w:val="000000"/>
          <w:sz w:val="22"/>
          <w:szCs w:val="22"/>
        </w:rPr>
        <w:t>health</w:t>
      </w:r>
      <w:proofErr w:type="spellEnd"/>
      <w:r>
        <w:rPr>
          <w:color w:val="000000"/>
          <w:sz w:val="22"/>
          <w:szCs w:val="22"/>
        </w:rPr>
        <w:t xml:space="preserve"> system </w:t>
      </w:r>
      <w:proofErr w:type="spellStart"/>
      <w:r>
        <w:rPr>
          <w:color w:val="000000"/>
          <w:sz w:val="22"/>
          <w:szCs w:val="22"/>
        </w:rPr>
        <w:t>determinants</w:t>
      </w:r>
      <w:proofErr w:type="spellEnd"/>
      <w:r>
        <w:rPr>
          <w:color w:val="000000"/>
          <w:sz w:val="22"/>
          <w:szCs w:val="22"/>
        </w:rPr>
        <w:t xml:space="preserve"> and </w:t>
      </w:r>
      <w:proofErr w:type="spellStart"/>
      <w:r>
        <w:rPr>
          <w:color w:val="000000"/>
          <w:sz w:val="22"/>
          <w:szCs w:val="22"/>
        </w:rPr>
        <w:t>opportunities</w:t>
      </w:r>
      <w:proofErr w:type="spellEnd"/>
      <w:r>
        <w:rPr>
          <w:color w:val="000000"/>
          <w:sz w:val="22"/>
          <w:szCs w:val="22"/>
        </w:rPr>
        <w:t xml:space="preserve"> for </w:t>
      </w:r>
      <w:proofErr w:type="spellStart"/>
      <w:r>
        <w:rPr>
          <w:color w:val="000000"/>
          <w:sz w:val="22"/>
          <w:szCs w:val="22"/>
        </w:rPr>
        <w:t>research</w:t>
      </w:r>
      <w:proofErr w:type="spellEnd"/>
      <w:r>
        <w:rPr>
          <w:color w:val="000000"/>
          <w:sz w:val="22"/>
          <w:szCs w:val="22"/>
        </w:rPr>
        <w:t xml:space="preserve">. The </w:t>
      </w:r>
      <w:proofErr w:type="spellStart"/>
      <w:r>
        <w:rPr>
          <w:color w:val="000000"/>
          <w:sz w:val="22"/>
          <w:szCs w:val="22"/>
        </w:rPr>
        <w:t>oncologist</w:t>
      </w:r>
      <w:proofErr w:type="spellEnd"/>
      <w:r>
        <w:rPr>
          <w:color w:val="000000"/>
          <w:sz w:val="22"/>
          <w:szCs w:val="22"/>
        </w:rPr>
        <w:t xml:space="preserve">. </w:t>
      </w:r>
      <w:proofErr w:type="gramStart"/>
      <w:r>
        <w:rPr>
          <w:color w:val="000000"/>
          <w:sz w:val="22"/>
          <w:szCs w:val="22"/>
        </w:rPr>
        <w:t>2013;</w:t>
      </w:r>
      <w:proofErr w:type="gramEnd"/>
      <w:r>
        <w:rPr>
          <w:color w:val="000000"/>
          <w:sz w:val="22"/>
          <w:szCs w:val="22"/>
        </w:rPr>
        <w:t>18(9):986-93.</w:t>
      </w:r>
    </w:p>
    <w:p w14:paraId="000001D8" w14:textId="77777777" w:rsidR="001C4A6F" w:rsidRDefault="00C23C04">
      <w:pPr>
        <w:pBdr>
          <w:top w:val="nil"/>
          <w:left w:val="nil"/>
          <w:bottom w:val="nil"/>
          <w:right w:val="nil"/>
          <w:between w:val="nil"/>
        </w:pBdr>
        <w:rPr>
          <w:color w:val="000000"/>
          <w:sz w:val="22"/>
          <w:szCs w:val="22"/>
        </w:rPr>
      </w:pPr>
      <w:r>
        <w:rPr>
          <w:color w:val="000000"/>
          <w:sz w:val="22"/>
          <w:szCs w:val="22"/>
        </w:rPr>
        <w:t>13.</w:t>
      </w:r>
      <w:r>
        <w:rPr>
          <w:color w:val="000000"/>
          <w:sz w:val="22"/>
          <w:szCs w:val="22"/>
        </w:rPr>
        <w:tab/>
        <w:t xml:space="preserve">Shinagawa SM. The </w:t>
      </w:r>
      <w:proofErr w:type="spellStart"/>
      <w:r>
        <w:rPr>
          <w:color w:val="000000"/>
          <w:sz w:val="22"/>
          <w:szCs w:val="22"/>
        </w:rPr>
        <w:t>excess</w:t>
      </w:r>
      <w:proofErr w:type="spellEnd"/>
      <w:r>
        <w:rPr>
          <w:color w:val="000000"/>
          <w:sz w:val="22"/>
          <w:szCs w:val="22"/>
        </w:rPr>
        <w:t xml:space="preserve"> </w:t>
      </w:r>
      <w:proofErr w:type="spellStart"/>
      <w:r>
        <w:rPr>
          <w:color w:val="000000"/>
          <w:sz w:val="22"/>
          <w:szCs w:val="22"/>
        </w:rPr>
        <w:t>burden</w:t>
      </w:r>
      <w:proofErr w:type="spellEnd"/>
      <w:r>
        <w:rPr>
          <w:color w:val="000000"/>
          <w:sz w:val="22"/>
          <w:szCs w:val="22"/>
        </w:rPr>
        <w:t xml:space="preserve"> of </w:t>
      </w:r>
      <w:proofErr w:type="spellStart"/>
      <w:r>
        <w:rPr>
          <w:color w:val="000000"/>
          <w:sz w:val="22"/>
          <w:szCs w:val="22"/>
        </w:rPr>
        <w:t>breast</w:t>
      </w:r>
      <w:proofErr w:type="spellEnd"/>
      <w:r>
        <w:rPr>
          <w:color w:val="000000"/>
          <w:sz w:val="22"/>
          <w:szCs w:val="22"/>
        </w:rPr>
        <w:t xml:space="preserve"> </w:t>
      </w:r>
      <w:proofErr w:type="spellStart"/>
      <w:r>
        <w:rPr>
          <w:color w:val="000000"/>
          <w:sz w:val="22"/>
          <w:szCs w:val="22"/>
        </w:rPr>
        <w:t>carcinoma</w:t>
      </w:r>
      <w:proofErr w:type="spellEnd"/>
      <w:r>
        <w:rPr>
          <w:color w:val="000000"/>
          <w:sz w:val="22"/>
          <w:szCs w:val="22"/>
        </w:rPr>
        <w:t xml:space="preserve"> in </w:t>
      </w:r>
      <w:proofErr w:type="spellStart"/>
      <w:r>
        <w:rPr>
          <w:color w:val="000000"/>
          <w:sz w:val="22"/>
          <w:szCs w:val="22"/>
        </w:rPr>
        <w:t>minority</w:t>
      </w:r>
      <w:proofErr w:type="spellEnd"/>
      <w:r>
        <w:rPr>
          <w:color w:val="000000"/>
          <w:sz w:val="22"/>
          <w:szCs w:val="22"/>
        </w:rPr>
        <w:t xml:space="preserve"> and </w:t>
      </w:r>
      <w:proofErr w:type="spellStart"/>
      <w:r>
        <w:rPr>
          <w:color w:val="000000"/>
          <w:sz w:val="22"/>
          <w:szCs w:val="22"/>
        </w:rPr>
        <w:t>medically</w:t>
      </w:r>
      <w:proofErr w:type="spellEnd"/>
      <w:r>
        <w:rPr>
          <w:color w:val="000000"/>
          <w:sz w:val="22"/>
          <w:szCs w:val="22"/>
        </w:rPr>
        <w:t xml:space="preserve"> </w:t>
      </w:r>
      <w:proofErr w:type="spellStart"/>
      <w:r>
        <w:rPr>
          <w:color w:val="000000"/>
          <w:sz w:val="22"/>
          <w:szCs w:val="22"/>
        </w:rPr>
        <w:t>underserved</w:t>
      </w:r>
      <w:proofErr w:type="spellEnd"/>
      <w:r>
        <w:rPr>
          <w:color w:val="000000"/>
          <w:sz w:val="22"/>
          <w:szCs w:val="22"/>
        </w:rPr>
        <w:t xml:space="preserve"> </w:t>
      </w:r>
      <w:proofErr w:type="spellStart"/>
      <w:proofErr w:type="gramStart"/>
      <w:r>
        <w:rPr>
          <w:color w:val="000000"/>
          <w:sz w:val="22"/>
          <w:szCs w:val="22"/>
        </w:rPr>
        <w:t>communities</w:t>
      </w:r>
      <w:proofErr w:type="spellEnd"/>
      <w:r>
        <w:rPr>
          <w:color w:val="000000"/>
          <w:sz w:val="22"/>
          <w:szCs w:val="22"/>
        </w:rPr>
        <w:t>:</w:t>
      </w:r>
      <w:proofErr w:type="gramEnd"/>
      <w:r>
        <w:rPr>
          <w:color w:val="000000"/>
          <w:sz w:val="22"/>
          <w:szCs w:val="22"/>
        </w:rPr>
        <w:t xml:space="preserve"> application, </w:t>
      </w:r>
      <w:proofErr w:type="spellStart"/>
      <w:r>
        <w:rPr>
          <w:color w:val="000000"/>
          <w:sz w:val="22"/>
          <w:szCs w:val="22"/>
        </w:rPr>
        <w:t>research</w:t>
      </w:r>
      <w:proofErr w:type="spellEnd"/>
      <w:r>
        <w:rPr>
          <w:color w:val="000000"/>
          <w:sz w:val="22"/>
          <w:szCs w:val="22"/>
        </w:rPr>
        <w:t xml:space="preserve">, and </w:t>
      </w:r>
      <w:proofErr w:type="spellStart"/>
      <w:r>
        <w:rPr>
          <w:color w:val="000000"/>
          <w:sz w:val="22"/>
          <w:szCs w:val="22"/>
        </w:rPr>
        <w:t>redressing</w:t>
      </w:r>
      <w:proofErr w:type="spellEnd"/>
      <w:r>
        <w:rPr>
          <w:color w:val="000000"/>
          <w:sz w:val="22"/>
          <w:szCs w:val="22"/>
        </w:rPr>
        <w:t xml:space="preserve"> </w:t>
      </w:r>
      <w:proofErr w:type="spellStart"/>
      <w:r>
        <w:rPr>
          <w:color w:val="000000"/>
          <w:sz w:val="22"/>
          <w:szCs w:val="22"/>
        </w:rPr>
        <w:t>institutional</w:t>
      </w:r>
      <w:proofErr w:type="spellEnd"/>
      <w:r>
        <w:rPr>
          <w:color w:val="000000"/>
          <w:sz w:val="22"/>
          <w:szCs w:val="22"/>
        </w:rPr>
        <w:t xml:space="preserve"> </w:t>
      </w:r>
      <w:proofErr w:type="spellStart"/>
      <w:r>
        <w:rPr>
          <w:color w:val="000000"/>
          <w:sz w:val="22"/>
          <w:szCs w:val="22"/>
        </w:rPr>
        <w:t>racism</w:t>
      </w:r>
      <w:proofErr w:type="spellEnd"/>
      <w:r>
        <w:rPr>
          <w:color w:val="000000"/>
          <w:sz w:val="22"/>
          <w:szCs w:val="22"/>
        </w:rPr>
        <w:t xml:space="preserve">. Cancer. </w:t>
      </w:r>
      <w:proofErr w:type="gramStart"/>
      <w:r>
        <w:rPr>
          <w:color w:val="000000"/>
          <w:sz w:val="22"/>
          <w:szCs w:val="22"/>
        </w:rPr>
        <w:t>2000;</w:t>
      </w:r>
      <w:proofErr w:type="gramEnd"/>
      <w:r>
        <w:rPr>
          <w:color w:val="000000"/>
          <w:sz w:val="22"/>
          <w:szCs w:val="22"/>
        </w:rPr>
        <w:t xml:space="preserve">88(5 </w:t>
      </w:r>
      <w:proofErr w:type="spellStart"/>
      <w:r>
        <w:rPr>
          <w:color w:val="000000"/>
          <w:sz w:val="22"/>
          <w:szCs w:val="22"/>
        </w:rPr>
        <w:t>Suppl</w:t>
      </w:r>
      <w:proofErr w:type="spellEnd"/>
      <w:r>
        <w:rPr>
          <w:color w:val="000000"/>
          <w:sz w:val="22"/>
          <w:szCs w:val="22"/>
        </w:rPr>
        <w:t>):1217-23.</w:t>
      </w:r>
    </w:p>
    <w:p w14:paraId="000001D9" w14:textId="77777777" w:rsidR="001C4A6F" w:rsidRDefault="00C23C04">
      <w:pPr>
        <w:pBdr>
          <w:top w:val="nil"/>
          <w:left w:val="nil"/>
          <w:bottom w:val="nil"/>
          <w:right w:val="nil"/>
          <w:between w:val="nil"/>
        </w:pBdr>
        <w:rPr>
          <w:color w:val="000000"/>
          <w:sz w:val="22"/>
          <w:szCs w:val="22"/>
        </w:rPr>
      </w:pPr>
      <w:r>
        <w:rPr>
          <w:color w:val="000000"/>
          <w:sz w:val="22"/>
          <w:szCs w:val="22"/>
        </w:rPr>
        <w:t>14.</w:t>
      </w:r>
      <w:r>
        <w:rPr>
          <w:color w:val="000000"/>
          <w:sz w:val="22"/>
          <w:szCs w:val="22"/>
        </w:rPr>
        <w:tab/>
      </w:r>
      <w:proofErr w:type="spellStart"/>
      <w:r>
        <w:rPr>
          <w:color w:val="000000"/>
          <w:sz w:val="22"/>
          <w:szCs w:val="22"/>
        </w:rPr>
        <w:t>Siminoff</w:t>
      </w:r>
      <w:proofErr w:type="spellEnd"/>
      <w:r>
        <w:rPr>
          <w:color w:val="000000"/>
          <w:sz w:val="22"/>
          <w:szCs w:val="22"/>
        </w:rPr>
        <w:t xml:space="preserve"> LA, Graham GC, Gordon NH. Cancer communication patterns and the influence of patient </w:t>
      </w:r>
      <w:proofErr w:type="spellStart"/>
      <w:proofErr w:type="gramStart"/>
      <w:r>
        <w:rPr>
          <w:color w:val="000000"/>
          <w:sz w:val="22"/>
          <w:szCs w:val="22"/>
        </w:rPr>
        <w:t>characteristics</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disparities</w:t>
      </w:r>
      <w:proofErr w:type="spellEnd"/>
      <w:r>
        <w:rPr>
          <w:color w:val="000000"/>
          <w:sz w:val="22"/>
          <w:szCs w:val="22"/>
        </w:rPr>
        <w:t xml:space="preserve"> in information-</w:t>
      </w:r>
      <w:proofErr w:type="spellStart"/>
      <w:r>
        <w:rPr>
          <w:color w:val="000000"/>
          <w:sz w:val="22"/>
          <w:szCs w:val="22"/>
        </w:rPr>
        <w:t>giving</w:t>
      </w:r>
      <w:proofErr w:type="spellEnd"/>
      <w:r>
        <w:rPr>
          <w:color w:val="000000"/>
          <w:sz w:val="22"/>
          <w:szCs w:val="22"/>
        </w:rPr>
        <w:t xml:space="preserve"> and affective </w:t>
      </w:r>
      <w:proofErr w:type="spellStart"/>
      <w:r>
        <w:rPr>
          <w:color w:val="000000"/>
          <w:sz w:val="22"/>
          <w:szCs w:val="22"/>
        </w:rPr>
        <w:t>behaviors</w:t>
      </w:r>
      <w:proofErr w:type="spellEnd"/>
      <w:r>
        <w:rPr>
          <w:color w:val="000000"/>
          <w:sz w:val="22"/>
          <w:szCs w:val="22"/>
        </w:rPr>
        <w:t xml:space="preserve">. Patient </w:t>
      </w:r>
      <w:proofErr w:type="spellStart"/>
      <w:r>
        <w:rPr>
          <w:color w:val="000000"/>
          <w:sz w:val="22"/>
          <w:szCs w:val="22"/>
        </w:rPr>
        <w:t>education</w:t>
      </w:r>
      <w:proofErr w:type="spellEnd"/>
      <w:r>
        <w:rPr>
          <w:color w:val="000000"/>
          <w:sz w:val="22"/>
          <w:szCs w:val="22"/>
        </w:rPr>
        <w:t xml:space="preserve"> and counseling. </w:t>
      </w:r>
      <w:proofErr w:type="gramStart"/>
      <w:r>
        <w:rPr>
          <w:color w:val="000000"/>
          <w:sz w:val="22"/>
          <w:szCs w:val="22"/>
        </w:rPr>
        <w:t>2006;</w:t>
      </w:r>
      <w:proofErr w:type="gramEnd"/>
      <w:r>
        <w:rPr>
          <w:color w:val="000000"/>
          <w:sz w:val="22"/>
          <w:szCs w:val="22"/>
        </w:rPr>
        <w:t>62(3):355-60.</w:t>
      </w:r>
    </w:p>
    <w:p w14:paraId="000001DA" w14:textId="77777777" w:rsidR="001C4A6F" w:rsidRDefault="00C23C04">
      <w:pPr>
        <w:pBdr>
          <w:top w:val="nil"/>
          <w:left w:val="nil"/>
          <w:bottom w:val="nil"/>
          <w:right w:val="nil"/>
          <w:between w:val="nil"/>
        </w:pBdr>
        <w:rPr>
          <w:color w:val="000000"/>
          <w:sz w:val="22"/>
          <w:szCs w:val="22"/>
        </w:rPr>
      </w:pPr>
      <w:r>
        <w:rPr>
          <w:color w:val="000000"/>
          <w:sz w:val="22"/>
          <w:szCs w:val="22"/>
        </w:rPr>
        <w:t>15.</w:t>
      </w:r>
      <w:r>
        <w:rPr>
          <w:color w:val="000000"/>
          <w:sz w:val="22"/>
          <w:szCs w:val="22"/>
        </w:rPr>
        <w:tab/>
        <w:t xml:space="preserve">Delaporte I. Face au cancer du sein, les inégalités se creusent. </w:t>
      </w:r>
      <w:proofErr w:type="gramStart"/>
      <w:r>
        <w:rPr>
          <w:color w:val="000000"/>
          <w:sz w:val="22"/>
          <w:szCs w:val="22"/>
        </w:rPr>
        <w:t>l’Humanité</w:t>
      </w:r>
      <w:proofErr w:type="gramEnd"/>
      <w:r>
        <w:rPr>
          <w:color w:val="000000"/>
          <w:sz w:val="22"/>
          <w:szCs w:val="22"/>
        </w:rPr>
        <w:t>. 2015.</w:t>
      </w:r>
    </w:p>
    <w:p w14:paraId="000001DB" w14:textId="77777777" w:rsidR="001C4A6F" w:rsidRDefault="00C23C04">
      <w:pPr>
        <w:pBdr>
          <w:top w:val="nil"/>
          <w:left w:val="nil"/>
          <w:bottom w:val="nil"/>
          <w:right w:val="nil"/>
          <w:between w:val="nil"/>
        </w:pBdr>
        <w:rPr>
          <w:color w:val="000000"/>
          <w:sz w:val="22"/>
          <w:szCs w:val="22"/>
        </w:rPr>
      </w:pPr>
      <w:r>
        <w:rPr>
          <w:color w:val="000000"/>
          <w:sz w:val="22"/>
          <w:szCs w:val="22"/>
        </w:rPr>
        <w:t>16.</w:t>
      </w:r>
      <w:r>
        <w:rPr>
          <w:color w:val="000000"/>
          <w:sz w:val="22"/>
          <w:szCs w:val="22"/>
        </w:rPr>
        <w:tab/>
        <w:t xml:space="preserve">Ligue contre le cancer. 4eme rapport de l’observatoire </w:t>
      </w:r>
      <w:proofErr w:type="spellStart"/>
      <w:r>
        <w:rPr>
          <w:color w:val="000000"/>
          <w:sz w:val="22"/>
          <w:szCs w:val="22"/>
        </w:rPr>
        <w:t>societal</w:t>
      </w:r>
      <w:proofErr w:type="spellEnd"/>
      <w:r>
        <w:rPr>
          <w:color w:val="000000"/>
          <w:sz w:val="22"/>
          <w:szCs w:val="22"/>
        </w:rPr>
        <w:t xml:space="preserve"> des cancers. </w:t>
      </w:r>
      <w:proofErr w:type="gramStart"/>
      <w:r>
        <w:rPr>
          <w:color w:val="000000"/>
          <w:sz w:val="22"/>
          <w:szCs w:val="22"/>
        </w:rPr>
        <w:t>Paris:</w:t>
      </w:r>
      <w:proofErr w:type="gramEnd"/>
      <w:r>
        <w:rPr>
          <w:color w:val="000000"/>
          <w:sz w:val="22"/>
          <w:szCs w:val="22"/>
        </w:rPr>
        <w:t xml:space="preserve"> Observatoire </w:t>
      </w:r>
      <w:proofErr w:type="spellStart"/>
      <w:r>
        <w:rPr>
          <w:color w:val="000000"/>
          <w:sz w:val="22"/>
          <w:szCs w:val="22"/>
        </w:rPr>
        <w:t>societal</w:t>
      </w:r>
      <w:proofErr w:type="spellEnd"/>
      <w:r>
        <w:rPr>
          <w:color w:val="000000"/>
          <w:sz w:val="22"/>
          <w:szCs w:val="22"/>
        </w:rPr>
        <w:t xml:space="preserve"> des cancers; 2014.</w:t>
      </w:r>
    </w:p>
    <w:p w14:paraId="000001DC" w14:textId="77777777" w:rsidR="001C4A6F" w:rsidRDefault="00C23C04">
      <w:pPr>
        <w:pStyle w:val="Titre2"/>
        <w:ind w:firstLine="567"/>
      </w:pPr>
      <w:bookmarkStart w:id="190" w:name="_heading=h.46r0co2" w:colFirst="0" w:colLast="0"/>
      <w:bookmarkEnd w:id="190"/>
      <w:r>
        <w:t xml:space="preserve">17. </w:t>
      </w:r>
      <w:r>
        <w:tab/>
        <w:t xml:space="preserve">Institute of </w:t>
      </w:r>
      <w:proofErr w:type="spellStart"/>
      <w:r>
        <w:t>Medicine</w:t>
      </w:r>
      <w:proofErr w:type="spellEnd"/>
      <w:r>
        <w:t xml:space="preserve">. </w:t>
      </w:r>
      <w:proofErr w:type="spellStart"/>
      <w:r>
        <w:t>Crossing</w:t>
      </w:r>
      <w:proofErr w:type="spellEnd"/>
      <w:r>
        <w:t xml:space="preserve"> the </w:t>
      </w:r>
      <w:proofErr w:type="spellStart"/>
      <w:r>
        <w:t>quality</w:t>
      </w:r>
      <w:proofErr w:type="spellEnd"/>
      <w:r>
        <w:t xml:space="preserve"> </w:t>
      </w:r>
      <w:proofErr w:type="spellStart"/>
      <w:proofErr w:type="gramStart"/>
      <w:r>
        <w:t>chasm</w:t>
      </w:r>
      <w:proofErr w:type="spellEnd"/>
      <w:r>
        <w:t>:</w:t>
      </w:r>
      <w:proofErr w:type="gramEnd"/>
      <w:r>
        <w:t xml:space="preserve"> </w:t>
      </w:r>
      <w:proofErr w:type="spellStart"/>
      <w:r>
        <w:t>a</w:t>
      </w:r>
      <w:proofErr w:type="spellEnd"/>
      <w:r>
        <w:t xml:space="preserve"> new </w:t>
      </w:r>
      <w:proofErr w:type="spellStart"/>
      <w:r>
        <w:t>health</w:t>
      </w:r>
      <w:proofErr w:type="spellEnd"/>
      <w:r>
        <w:t xml:space="preserve"> system for the 21st </w:t>
      </w:r>
      <w:proofErr w:type="spellStart"/>
      <w:r>
        <w:t>century</w:t>
      </w:r>
      <w:proofErr w:type="spellEnd"/>
      <w:r>
        <w:t xml:space="preserve">. Washington, </w:t>
      </w:r>
      <w:proofErr w:type="gramStart"/>
      <w:r>
        <w:t>DC;</w:t>
      </w:r>
      <w:proofErr w:type="gramEnd"/>
      <w:r>
        <w:t xml:space="preserve"> 2001.</w:t>
      </w:r>
    </w:p>
    <w:p w14:paraId="000001DD" w14:textId="77777777" w:rsidR="001C4A6F" w:rsidRDefault="00C23C04">
      <w:pPr>
        <w:pBdr>
          <w:top w:val="nil"/>
          <w:left w:val="nil"/>
          <w:bottom w:val="nil"/>
          <w:right w:val="nil"/>
          <w:between w:val="nil"/>
        </w:pBdr>
        <w:rPr>
          <w:color w:val="000000"/>
          <w:sz w:val="22"/>
          <w:szCs w:val="22"/>
        </w:rPr>
      </w:pPr>
      <w:r>
        <w:rPr>
          <w:color w:val="000000"/>
          <w:sz w:val="22"/>
          <w:szCs w:val="22"/>
        </w:rPr>
        <w:t xml:space="preserve">18. </w:t>
      </w:r>
      <w:r>
        <w:rPr>
          <w:color w:val="000000"/>
          <w:sz w:val="22"/>
          <w:szCs w:val="22"/>
        </w:rPr>
        <w:tab/>
        <w:t xml:space="preserve">Charles C, </w:t>
      </w:r>
      <w:proofErr w:type="spellStart"/>
      <w:r>
        <w:rPr>
          <w:color w:val="000000"/>
          <w:sz w:val="22"/>
          <w:szCs w:val="22"/>
        </w:rPr>
        <w:t>Gafni</w:t>
      </w:r>
      <w:proofErr w:type="spellEnd"/>
      <w:r>
        <w:rPr>
          <w:color w:val="000000"/>
          <w:sz w:val="22"/>
          <w:szCs w:val="22"/>
        </w:rPr>
        <w:t xml:space="preserve"> A, Whelan T, O'Brien MA. </w:t>
      </w:r>
      <w:proofErr w:type="spellStart"/>
      <w:r>
        <w:rPr>
          <w:color w:val="000000"/>
          <w:sz w:val="22"/>
          <w:szCs w:val="22"/>
        </w:rPr>
        <w:t>Treatment</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proofErr w:type="gramStart"/>
      <w:r>
        <w:rPr>
          <w:color w:val="000000"/>
          <w:sz w:val="22"/>
          <w:szCs w:val="22"/>
        </w:rPr>
        <w:t>aids</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conceptual</w:t>
      </w:r>
      <w:proofErr w:type="spellEnd"/>
      <w:r>
        <w:rPr>
          <w:color w:val="000000"/>
          <w:sz w:val="22"/>
          <w:szCs w:val="22"/>
        </w:rPr>
        <w:t xml:space="preserve"> issues and future directions. </w:t>
      </w:r>
      <w:proofErr w:type="spellStart"/>
      <w:r>
        <w:rPr>
          <w:color w:val="000000"/>
          <w:sz w:val="22"/>
          <w:szCs w:val="22"/>
        </w:rPr>
        <w:t>Health</w:t>
      </w:r>
      <w:proofErr w:type="spellEnd"/>
      <w:r>
        <w:rPr>
          <w:color w:val="000000"/>
          <w:sz w:val="22"/>
          <w:szCs w:val="22"/>
        </w:rPr>
        <w:t xml:space="preserve"> </w:t>
      </w:r>
      <w:proofErr w:type="spellStart"/>
      <w:r>
        <w:rPr>
          <w:color w:val="000000"/>
          <w:sz w:val="22"/>
          <w:szCs w:val="22"/>
        </w:rPr>
        <w:t>Expect</w:t>
      </w:r>
      <w:proofErr w:type="spellEnd"/>
      <w:r>
        <w:rPr>
          <w:color w:val="000000"/>
          <w:sz w:val="22"/>
          <w:szCs w:val="22"/>
        </w:rPr>
        <w:t xml:space="preserve">. </w:t>
      </w:r>
      <w:proofErr w:type="gramStart"/>
      <w:r>
        <w:rPr>
          <w:color w:val="000000"/>
          <w:sz w:val="22"/>
          <w:szCs w:val="22"/>
        </w:rPr>
        <w:t>2005;</w:t>
      </w:r>
      <w:proofErr w:type="gramEnd"/>
      <w:r>
        <w:rPr>
          <w:color w:val="000000"/>
          <w:sz w:val="22"/>
          <w:szCs w:val="22"/>
        </w:rPr>
        <w:t>8(2):114–25.</w:t>
      </w:r>
    </w:p>
    <w:p w14:paraId="000001DE" w14:textId="77777777" w:rsidR="001C4A6F" w:rsidRDefault="00C23C04">
      <w:pPr>
        <w:pBdr>
          <w:top w:val="nil"/>
          <w:left w:val="nil"/>
          <w:bottom w:val="nil"/>
          <w:right w:val="nil"/>
          <w:between w:val="nil"/>
        </w:pBdr>
        <w:rPr>
          <w:color w:val="000000"/>
          <w:sz w:val="22"/>
          <w:szCs w:val="22"/>
        </w:rPr>
      </w:pPr>
      <w:r>
        <w:rPr>
          <w:color w:val="000000"/>
          <w:sz w:val="22"/>
          <w:szCs w:val="22"/>
        </w:rPr>
        <w:t xml:space="preserve">19. </w:t>
      </w:r>
      <w:r>
        <w:rPr>
          <w:color w:val="000000"/>
          <w:sz w:val="22"/>
          <w:szCs w:val="22"/>
        </w:rPr>
        <w:tab/>
        <w:t xml:space="preserve">Charles C, </w:t>
      </w:r>
      <w:proofErr w:type="spellStart"/>
      <w:r>
        <w:rPr>
          <w:color w:val="000000"/>
          <w:sz w:val="22"/>
          <w:szCs w:val="22"/>
        </w:rPr>
        <w:t>Gafni</w:t>
      </w:r>
      <w:proofErr w:type="spellEnd"/>
      <w:r>
        <w:rPr>
          <w:color w:val="000000"/>
          <w:sz w:val="22"/>
          <w:szCs w:val="22"/>
        </w:rPr>
        <w:t xml:space="preserve"> A, Whelan T. </w:t>
      </w:r>
      <w:proofErr w:type="spellStart"/>
      <w:r>
        <w:rPr>
          <w:color w:val="000000"/>
          <w:sz w:val="22"/>
          <w:szCs w:val="22"/>
        </w:rPr>
        <w:t>Shared</w:t>
      </w:r>
      <w:proofErr w:type="spellEnd"/>
      <w:r>
        <w:rPr>
          <w:color w:val="000000"/>
          <w:sz w:val="22"/>
          <w:szCs w:val="22"/>
        </w:rPr>
        <w:t xml:space="preserve"> </w:t>
      </w:r>
      <w:proofErr w:type="spellStart"/>
      <w:r>
        <w:rPr>
          <w:color w:val="000000"/>
          <w:sz w:val="22"/>
          <w:szCs w:val="22"/>
        </w:rPr>
        <w:t>decision-making</w:t>
      </w:r>
      <w:proofErr w:type="spellEnd"/>
      <w:r>
        <w:rPr>
          <w:color w:val="000000"/>
          <w:sz w:val="22"/>
          <w:szCs w:val="22"/>
        </w:rPr>
        <w:t xml:space="preserve"> in the </w:t>
      </w:r>
      <w:proofErr w:type="spellStart"/>
      <w:r>
        <w:rPr>
          <w:color w:val="000000"/>
          <w:sz w:val="22"/>
          <w:szCs w:val="22"/>
        </w:rPr>
        <w:t>medical</w:t>
      </w:r>
      <w:proofErr w:type="spellEnd"/>
      <w:r>
        <w:rPr>
          <w:color w:val="000000"/>
          <w:sz w:val="22"/>
          <w:szCs w:val="22"/>
        </w:rPr>
        <w:t xml:space="preserve"> </w:t>
      </w:r>
      <w:proofErr w:type="spellStart"/>
      <w:proofErr w:type="gramStart"/>
      <w:r>
        <w:rPr>
          <w:color w:val="000000"/>
          <w:sz w:val="22"/>
          <w:szCs w:val="22"/>
        </w:rPr>
        <w:t>encounter</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what</w:t>
      </w:r>
      <w:proofErr w:type="spellEnd"/>
      <w:r>
        <w:rPr>
          <w:color w:val="000000"/>
          <w:sz w:val="22"/>
          <w:szCs w:val="22"/>
        </w:rPr>
        <w:t xml:space="preserve"> </w:t>
      </w:r>
      <w:proofErr w:type="spellStart"/>
      <w:r>
        <w:rPr>
          <w:color w:val="000000"/>
          <w:sz w:val="22"/>
          <w:szCs w:val="22"/>
        </w:rPr>
        <w:t>does</w:t>
      </w:r>
      <w:proofErr w:type="spellEnd"/>
      <w:r>
        <w:rPr>
          <w:color w:val="000000"/>
          <w:sz w:val="22"/>
          <w:szCs w:val="22"/>
        </w:rPr>
        <w:t xml:space="preserve"> </w:t>
      </w:r>
      <w:proofErr w:type="spellStart"/>
      <w:r>
        <w:rPr>
          <w:color w:val="000000"/>
          <w:sz w:val="22"/>
          <w:szCs w:val="22"/>
        </w:rPr>
        <w:t>it</w:t>
      </w:r>
      <w:proofErr w:type="spellEnd"/>
      <w:r>
        <w:rPr>
          <w:color w:val="000000"/>
          <w:sz w:val="22"/>
          <w:szCs w:val="22"/>
        </w:rPr>
        <w:t xml:space="preserve"> </w:t>
      </w:r>
      <w:proofErr w:type="spellStart"/>
      <w:r>
        <w:rPr>
          <w:color w:val="000000"/>
          <w:sz w:val="22"/>
          <w:szCs w:val="22"/>
        </w:rPr>
        <w:t>mean</w:t>
      </w:r>
      <w:proofErr w:type="spellEnd"/>
      <w:r>
        <w:rPr>
          <w:color w:val="000000"/>
          <w:sz w:val="22"/>
          <w:szCs w:val="22"/>
        </w:rPr>
        <w:t>? (</w:t>
      </w:r>
      <w:proofErr w:type="gramStart"/>
      <w:r>
        <w:rPr>
          <w:color w:val="000000"/>
          <w:sz w:val="22"/>
          <w:szCs w:val="22"/>
        </w:rPr>
        <w:t>or</w:t>
      </w:r>
      <w:proofErr w:type="gramEnd"/>
      <w:r>
        <w:rPr>
          <w:color w:val="000000"/>
          <w:sz w:val="22"/>
          <w:szCs w:val="22"/>
        </w:rPr>
        <w:t xml:space="preserve"> </w:t>
      </w:r>
      <w:proofErr w:type="spellStart"/>
      <w:r>
        <w:rPr>
          <w:color w:val="000000"/>
          <w:sz w:val="22"/>
          <w:szCs w:val="22"/>
        </w:rPr>
        <w:t>it</w:t>
      </w:r>
      <w:proofErr w:type="spellEnd"/>
      <w:r>
        <w:rPr>
          <w:color w:val="000000"/>
          <w:sz w:val="22"/>
          <w:szCs w:val="22"/>
        </w:rPr>
        <w:t xml:space="preserve"> </w:t>
      </w:r>
      <w:proofErr w:type="spellStart"/>
      <w:r>
        <w:rPr>
          <w:color w:val="000000"/>
          <w:sz w:val="22"/>
          <w:szCs w:val="22"/>
        </w:rPr>
        <w:t>takes</w:t>
      </w:r>
      <w:proofErr w:type="spellEnd"/>
      <w:r>
        <w:rPr>
          <w:color w:val="000000"/>
          <w:sz w:val="22"/>
          <w:szCs w:val="22"/>
        </w:rPr>
        <w:t xml:space="preserve"> at least </w:t>
      </w:r>
      <w:proofErr w:type="spellStart"/>
      <w:r>
        <w:rPr>
          <w:color w:val="000000"/>
          <w:sz w:val="22"/>
          <w:szCs w:val="22"/>
        </w:rPr>
        <w:t>two</w:t>
      </w:r>
      <w:proofErr w:type="spellEnd"/>
      <w:r>
        <w:rPr>
          <w:color w:val="000000"/>
          <w:sz w:val="22"/>
          <w:szCs w:val="22"/>
        </w:rPr>
        <w:t xml:space="preserve"> to tango). Soc </w:t>
      </w:r>
      <w:proofErr w:type="spellStart"/>
      <w:r>
        <w:rPr>
          <w:color w:val="000000"/>
          <w:sz w:val="22"/>
          <w:szCs w:val="22"/>
        </w:rPr>
        <w:t>Sci</w:t>
      </w:r>
      <w:proofErr w:type="spellEnd"/>
      <w:r>
        <w:rPr>
          <w:color w:val="000000"/>
          <w:sz w:val="22"/>
          <w:szCs w:val="22"/>
        </w:rPr>
        <w:t xml:space="preserve"> Med (1982). </w:t>
      </w:r>
      <w:proofErr w:type="gramStart"/>
      <w:r>
        <w:rPr>
          <w:color w:val="000000"/>
          <w:sz w:val="22"/>
          <w:szCs w:val="22"/>
        </w:rPr>
        <w:t>1997;</w:t>
      </w:r>
      <w:proofErr w:type="gramEnd"/>
      <w:r>
        <w:rPr>
          <w:color w:val="000000"/>
          <w:sz w:val="22"/>
          <w:szCs w:val="22"/>
        </w:rPr>
        <w:t>44:681–92.</w:t>
      </w:r>
    </w:p>
    <w:p w14:paraId="000001DF"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20. </w:t>
      </w:r>
      <w:r>
        <w:rPr>
          <w:color w:val="000000"/>
          <w:sz w:val="22"/>
          <w:szCs w:val="22"/>
        </w:rPr>
        <w:tab/>
      </w:r>
      <w:proofErr w:type="spellStart"/>
      <w:r>
        <w:rPr>
          <w:color w:val="000000"/>
          <w:sz w:val="22"/>
          <w:szCs w:val="22"/>
        </w:rPr>
        <w:t>Senate</w:t>
      </w:r>
      <w:proofErr w:type="spellEnd"/>
      <w:r>
        <w:rPr>
          <w:color w:val="000000"/>
          <w:sz w:val="22"/>
          <w:szCs w:val="22"/>
        </w:rPr>
        <w:t xml:space="preserve"> and House of </w:t>
      </w:r>
      <w:proofErr w:type="spellStart"/>
      <w:r>
        <w:rPr>
          <w:color w:val="000000"/>
          <w:sz w:val="22"/>
          <w:szCs w:val="22"/>
        </w:rPr>
        <w:t>Representatives</w:t>
      </w:r>
      <w:proofErr w:type="spellEnd"/>
      <w:r>
        <w:rPr>
          <w:color w:val="000000"/>
          <w:sz w:val="22"/>
          <w:szCs w:val="22"/>
        </w:rPr>
        <w:t xml:space="preserve">. Patient Protection and </w:t>
      </w:r>
      <w:proofErr w:type="spellStart"/>
      <w:r>
        <w:rPr>
          <w:color w:val="000000"/>
          <w:sz w:val="22"/>
          <w:szCs w:val="22"/>
        </w:rPr>
        <w:t>Affordable</w:t>
      </w:r>
      <w:proofErr w:type="spellEnd"/>
      <w:r>
        <w:rPr>
          <w:color w:val="000000"/>
          <w:sz w:val="22"/>
          <w:szCs w:val="22"/>
        </w:rPr>
        <w:t xml:space="preserve"> Care </w:t>
      </w:r>
      <w:proofErr w:type="spellStart"/>
      <w:r>
        <w:rPr>
          <w:color w:val="000000"/>
          <w:sz w:val="22"/>
          <w:szCs w:val="22"/>
        </w:rPr>
        <w:t>Act</w:t>
      </w:r>
      <w:proofErr w:type="spellEnd"/>
      <w:r>
        <w:rPr>
          <w:color w:val="000000"/>
          <w:sz w:val="22"/>
          <w:szCs w:val="22"/>
        </w:rPr>
        <w:t xml:space="preserve">. </w:t>
      </w:r>
      <w:proofErr w:type="gramStart"/>
      <w:r>
        <w:rPr>
          <w:color w:val="000000"/>
          <w:sz w:val="22"/>
          <w:szCs w:val="22"/>
        </w:rPr>
        <w:t>Washington;</w:t>
      </w:r>
      <w:proofErr w:type="gramEnd"/>
      <w:r>
        <w:rPr>
          <w:color w:val="000000"/>
          <w:sz w:val="22"/>
          <w:szCs w:val="22"/>
        </w:rPr>
        <w:t xml:space="preserve"> 2010.</w:t>
      </w:r>
    </w:p>
    <w:p w14:paraId="000001E0"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21. </w:t>
      </w:r>
      <w:r>
        <w:rPr>
          <w:color w:val="000000"/>
          <w:sz w:val="22"/>
          <w:szCs w:val="22"/>
        </w:rPr>
        <w:tab/>
        <w:t xml:space="preserve">Hoffmann TC, </w:t>
      </w:r>
      <w:proofErr w:type="spellStart"/>
      <w:r>
        <w:rPr>
          <w:color w:val="000000"/>
          <w:sz w:val="22"/>
          <w:szCs w:val="22"/>
        </w:rPr>
        <w:t>Montori</w:t>
      </w:r>
      <w:proofErr w:type="spellEnd"/>
      <w:r>
        <w:rPr>
          <w:color w:val="000000"/>
          <w:sz w:val="22"/>
          <w:szCs w:val="22"/>
        </w:rPr>
        <w:t xml:space="preserve"> VM, Del Mar C. The </w:t>
      </w:r>
      <w:proofErr w:type="spellStart"/>
      <w:r>
        <w:rPr>
          <w:color w:val="000000"/>
          <w:sz w:val="22"/>
          <w:szCs w:val="22"/>
        </w:rPr>
        <w:t>connection</w:t>
      </w:r>
      <w:proofErr w:type="spellEnd"/>
      <w:r>
        <w:rPr>
          <w:color w:val="000000"/>
          <w:sz w:val="22"/>
          <w:szCs w:val="22"/>
        </w:rPr>
        <w:t xml:space="preserve"> </w:t>
      </w:r>
      <w:proofErr w:type="spellStart"/>
      <w:r>
        <w:rPr>
          <w:color w:val="000000"/>
          <w:sz w:val="22"/>
          <w:szCs w:val="22"/>
        </w:rPr>
        <w:t>between</w:t>
      </w:r>
      <w:proofErr w:type="spellEnd"/>
      <w:r>
        <w:rPr>
          <w:color w:val="000000"/>
          <w:sz w:val="22"/>
          <w:szCs w:val="22"/>
        </w:rPr>
        <w:t xml:space="preserve"> </w:t>
      </w:r>
      <w:proofErr w:type="spellStart"/>
      <w:r>
        <w:rPr>
          <w:color w:val="000000"/>
          <w:sz w:val="22"/>
          <w:szCs w:val="22"/>
        </w:rPr>
        <w:t>evidencebased</w:t>
      </w:r>
      <w:proofErr w:type="spellEnd"/>
      <w:r>
        <w:rPr>
          <w:color w:val="000000"/>
          <w:sz w:val="22"/>
          <w:szCs w:val="22"/>
        </w:rPr>
        <w:t xml:space="preserve"> </w:t>
      </w:r>
      <w:proofErr w:type="spellStart"/>
      <w:r>
        <w:rPr>
          <w:color w:val="000000"/>
          <w:sz w:val="22"/>
          <w:szCs w:val="22"/>
        </w:rPr>
        <w:t>medicine</w:t>
      </w:r>
      <w:proofErr w:type="spellEnd"/>
      <w:r>
        <w:rPr>
          <w:color w:val="000000"/>
          <w:sz w:val="22"/>
          <w:szCs w:val="22"/>
        </w:rPr>
        <w:t xml:space="preserve"> and </w:t>
      </w:r>
      <w:proofErr w:type="spellStart"/>
      <w:r>
        <w:rPr>
          <w:color w:val="000000"/>
          <w:sz w:val="22"/>
          <w:szCs w:val="22"/>
        </w:rPr>
        <w:t>shared</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JAMA. </w:t>
      </w:r>
      <w:proofErr w:type="gramStart"/>
      <w:r>
        <w:rPr>
          <w:color w:val="000000"/>
          <w:sz w:val="22"/>
          <w:szCs w:val="22"/>
        </w:rPr>
        <w:t>2014;</w:t>
      </w:r>
      <w:proofErr w:type="gramEnd"/>
      <w:r>
        <w:rPr>
          <w:color w:val="000000"/>
          <w:sz w:val="22"/>
          <w:szCs w:val="22"/>
        </w:rPr>
        <w:t>312(13):1295–6.</w:t>
      </w:r>
    </w:p>
    <w:p w14:paraId="000001E1"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22. </w:t>
      </w:r>
      <w:r>
        <w:rPr>
          <w:color w:val="000000"/>
          <w:sz w:val="22"/>
          <w:szCs w:val="22"/>
        </w:rPr>
        <w:tab/>
      </w:r>
      <w:proofErr w:type="spellStart"/>
      <w:r>
        <w:rPr>
          <w:color w:val="000000"/>
          <w:sz w:val="22"/>
          <w:szCs w:val="22"/>
        </w:rPr>
        <w:t>Enard</w:t>
      </w:r>
      <w:proofErr w:type="spellEnd"/>
      <w:r>
        <w:rPr>
          <w:color w:val="000000"/>
          <w:sz w:val="22"/>
          <w:szCs w:val="22"/>
        </w:rPr>
        <w:t xml:space="preserve">, KR, Mullen PD, </w:t>
      </w:r>
      <w:proofErr w:type="spellStart"/>
      <w:r>
        <w:rPr>
          <w:color w:val="000000"/>
          <w:sz w:val="22"/>
          <w:szCs w:val="22"/>
        </w:rPr>
        <w:t>Kamath</w:t>
      </w:r>
      <w:proofErr w:type="spellEnd"/>
      <w:r>
        <w:rPr>
          <w:color w:val="000000"/>
          <w:sz w:val="22"/>
          <w:szCs w:val="22"/>
        </w:rPr>
        <w:t xml:space="preserve"> GR, Dixon NM, </w:t>
      </w:r>
      <w:proofErr w:type="spellStart"/>
      <w:r>
        <w:rPr>
          <w:color w:val="000000"/>
          <w:sz w:val="22"/>
          <w:szCs w:val="22"/>
        </w:rPr>
        <w:t>Volk</w:t>
      </w:r>
      <w:proofErr w:type="spellEnd"/>
      <w:r>
        <w:rPr>
          <w:color w:val="000000"/>
          <w:sz w:val="22"/>
          <w:szCs w:val="22"/>
        </w:rPr>
        <w:t xml:space="preserve"> RJ. Are cancer-</w:t>
      </w:r>
      <w:proofErr w:type="spellStart"/>
      <w:r>
        <w:rPr>
          <w:color w:val="000000"/>
          <w:sz w:val="22"/>
          <w:szCs w:val="22"/>
        </w:rPr>
        <w:t>related</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aids</w:t>
      </w:r>
      <w:proofErr w:type="spellEnd"/>
      <w:r>
        <w:rPr>
          <w:color w:val="000000"/>
          <w:sz w:val="22"/>
          <w:szCs w:val="22"/>
        </w:rPr>
        <w:t xml:space="preserve"> </w:t>
      </w:r>
      <w:proofErr w:type="spellStart"/>
      <w:r>
        <w:rPr>
          <w:color w:val="000000"/>
          <w:sz w:val="22"/>
          <w:szCs w:val="22"/>
        </w:rPr>
        <w:t>appropriate</w:t>
      </w:r>
      <w:proofErr w:type="spellEnd"/>
      <w:r>
        <w:rPr>
          <w:color w:val="000000"/>
          <w:sz w:val="22"/>
          <w:szCs w:val="22"/>
        </w:rPr>
        <w:t xml:space="preserve"> for </w:t>
      </w:r>
      <w:proofErr w:type="spellStart"/>
      <w:r>
        <w:rPr>
          <w:color w:val="000000"/>
          <w:sz w:val="22"/>
          <w:szCs w:val="22"/>
        </w:rPr>
        <w:t>socially</w:t>
      </w:r>
      <w:proofErr w:type="spellEnd"/>
      <w:r>
        <w:rPr>
          <w:color w:val="000000"/>
          <w:sz w:val="22"/>
          <w:szCs w:val="22"/>
        </w:rPr>
        <w:t xml:space="preserve"> </w:t>
      </w:r>
      <w:proofErr w:type="spellStart"/>
      <w:r>
        <w:rPr>
          <w:color w:val="000000"/>
          <w:sz w:val="22"/>
          <w:szCs w:val="22"/>
        </w:rPr>
        <w:t>disadvantaged</w:t>
      </w:r>
      <w:proofErr w:type="spellEnd"/>
      <w:r>
        <w:rPr>
          <w:color w:val="000000"/>
          <w:sz w:val="22"/>
          <w:szCs w:val="22"/>
        </w:rPr>
        <w:t xml:space="preserve"> </w:t>
      </w:r>
      <w:proofErr w:type="gramStart"/>
      <w:r>
        <w:rPr>
          <w:color w:val="000000"/>
          <w:sz w:val="22"/>
          <w:szCs w:val="22"/>
        </w:rPr>
        <w:t>patients?</w:t>
      </w:r>
      <w:proofErr w:type="gramEnd"/>
      <w:r>
        <w:rPr>
          <w:color w:val="000000"/>
          <w:sz w:val="22"/>
          <w:szCs w:val="22"/>
        </w:rPr>
        <w:t xml:space="preserve"> A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w:t>
      </w:r>
      <w:proofErr w:type="spellEnd"/>
      <w:r>
        <w:rPr>
          <w:color w:val="000000"/>
          <w:sz w:val="22"/>
          <w:szCs w:val="22"/>
        </w:rPr>
        <w:t xml:space="preserve"> of US </w:t>
      </w:r>
      <w:proofErr w:type="spellStart"/>
      <w:r>
        <w:rPr>
          <w:color w:val="000000"/>
          <w:sz w:val="22"/>
          <w:szCs w:val="22"/>
        </w:rPr>
        <w:t>randomized</w:t>
      </w:r>
      <w:proofErr w:type="spellEnd"/>
      <w:r>
        <w:rPr>
          <w:color w:val="000000"/>
          <w:sz w:val="22"/>
          <w:szCs w:val="22"/>
        </w:rPr>
        <w:t xml:space="preserve"> </w:t>
      </w:r>
      <w:proofErr w:type="spellStart"/>
      <w:r>
        <w:rPr>
          <w:color w:val="000000"/>
          <w:sz w:val="22"/>
          <w:szCs w:val="22"/>
        </w:rPr>
        <w:t>controlled</w:t>
      </w:r>
      <w:proofErr w:type="spellEnd"/>
      <w:r>
        <w:rPr>
          <w:color w:val="000000"/>
          <w:sz w:val="22"/>
          <w:szCs w:val="22"/>
        </w:rPr>
        <w:t xml:space="preserve"> trials. BMC </w:t>
      </w:r>
      <w:proofErr w:type="spellStart"/>
      <w:r>
        <w:rPr>
          <w:color w:val="000000"/>
          <w:sz w:val="22"/>
          <w:szCs w:val="22"/>
        </w:rPr>
        <w:t>Medical</w:t>
      </w:r>
      <w:proofErr w:type="spellEnd"/>
      <w:r>
        <w:rPr>
          <w:color w:val="000000"/>
          <w:sz w:val="22"/>
          <w:szCs w:val="22"/>
        </w:rPr>
        <w:t xml:space="preserve"> </w:t>
      </w:r>
      <w:proofErr w:type="spellStart"/>
      <w:r>
        <w:rPr>
          <w:color w:val="000000"/>
          <w:sz w:val="22"/>
          <w:szCs w:val="22"/>
        </w:rPr>
        <w:t>Informatics</w:t>
      </w:r>
      <w:proofErr w:type="spellEnd"/>
      <w:r>
        <w:rPr>
          <w:color w:val="000000"/>
          <w:sz w:val="22"/>
          <w:szCs w:val="22"/>
        </w:rPr>
        <w:t xml:space="preserve"> and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w:t>
      </w:r>
      <w:proofErr w:type="gramStart"/>
      <w:r>
        <w:rPr>
          <w:color w:val="000000"/>
          <w:sz w:val="22"/>
          <w:szCs w:val="22"/>
        </w:rPr>
        <w:t>2016;</w:t>
      </w:r>
      <w:proofErr w:type="gramEnd"/>
      <w:r>
        <w:rPr>
          <w:color w:val="000000"/>
          <w:sz w:val="22"/>
          <w:szCs w:val="22"/>
        </w:rPr>
        <w:t>16(64):1-15.</w:t>
      </w:r>
    </w:p>
    <w:p w14:paraId="000001E2"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23. </w:t>
      </w:r>
      <w:r>
        <w:rPr>
          <w:color w:val="000000"/>
          <w:sz w:val="22"/>
          <w:szCs w:val="22"/>
        </w:rPr>
        <w:tab/>
      </w:r>
      <w:proofErr w:type="spellStart"/>
      <w:r>
        <w:rPr>
          <w:color w:val="000000"/>
          <w:sz w:val="22"/>
          <w:szCs w:val="22"/>
        </w:rPr>
        <w:t>Elwyn</w:t>
      </w:r>
      <w:proofErr w:type="spellEnd"/>
      <w:r>
        <w:rPr>
          <w:color w:val="000000"/>
          <w:sz w:val="22"/>
          <w:szCs w:val="22"/>
        </w:rPr>
        <w:t xml:space="preserve"> G, </w:t>
      </w:r>
      <w:proofErr w:type="spellStart"/>
      <w:r>
        <w:rPr>
          <w:color w:val="000000"/>
          <w:sz w:val="22"/>
          <w:szCs w:val="22"/>
        </w:rPr>
        <w:t>Scholl</w:t>
      </w:r>
      <w:proofErr w:type="spellEnd"/>
      <w:r>
        <w:rPr>
          <w:color w:val="000000"/>
          <w:sz w:val="22"/>
          <w:szCs w:val="22"/>
        </w:rPr>
        <w:t xml:space="preserve"> I, </w:t>
      </w:r>
      <w:proofErr w:type="spellStart"/>
      <w:r>
        <w:rPr>
          <w:color w:val="000000"/>
          <w:sz w:val="22"/>
          <w:szCs w:val="22"/>
        </w:rPr>
        <w:t>Tietbohl</w:t>
      </w:r>
      <w:proofErr w:type="spellEnd"/>
      <w:r>
        <w:rPr>
          <w:color w:val="000000"/>
          <w:sz w:val="22"/>
          <w:szCs w:val="22"/>
        </w:rPr>
        <w:t xml:space="preserve"> C, Mann M, Edwards AG, Clay C, Legare F, van der </w:t>
      </w:r>
      <w:proofErr w:type="spellStart"/>
      <w:r>
        <w:rPr>
          <w:color w:val="000000"/>
          <w:sz w:val="22"/>
          <w:szCs w:val="22"/>
        </w:rPr>
        <w:t>Weijden</w:t>
      </w:r>
      <w:proofErr w:type="spellEnd"/>
      <w:r>
        <w:rPr>
          <w:color w:val="000000"/>
          <w:sz w:val="22"/>
          <w:szCs w:val="22"/>
        </w:rPr>
        <w:t xml:space="preserve"> T, Lewis CL, </w:t>
      </w:r>
      <w:proofErr w:type="spellStart"/>
      <w:r>
        <w:rPr>
          <w:color w:val="000000"/>
          <w:sz w:val="22"/>
          <w:szCs w:val="22"/>
        </w:rPr>
        <w:t>Wexler</w:t>
      </w:r>
      <w:proofErr w:type="spellEnd"/>
      <w:r>
        <w:rPr>
          <w:color w:val="000000"/>
          <w:sz w:val="22"/>
          <w:szCs w:val="22"/>
        </w:rPr>
        <w:t xml:space="preserve"> RM, </w:t>
      </w:r>
      <w:proofErr w:type="spellStart"/>
      <w:r>
        <w:rPr>
          <w:color w:val="000000"/>
          <w:sz w:val="22"/>
          <w:szCs w:val="22"/>
        </w:rPr>
        <w:t>Frosch</w:t>
      </w:r>
      <w:proofErr w:type="spellEnd"/>
      <w:r>
        <w:rPr>
          <w:color w:val="000000"/>
          <w:sz w:val="22"/>
          <w:szCs w:val="22"/>
        </w:rPr>
        <w:t xml:space="preserve"> DL. </w:t>
      </w:r>
      <w:proofErr w:type="spellStart"/>
      <w:r>
        <w:rPr>
          <w:color w:val="000000"/>
          <w:sz w:val="22"/>
          <w:szCs w:val="22"/>
        </w:rPr>
        <w:t>Many</w:t>
      </w:r>
      <w:proofErr w:type="spellEnd"/>
      <w:r>
        <w:rPr>
          <w:color w:val="000000"/>
          <w:sz w:val="22"/>
          <w:szCs w:val="22"/>
        </w:rPr>
        <w:t xml:space="preserve"> miles to go . . . : </w:t>
      </w:r>
      <w:proofErr w:type="spellStart"/>
      <w:r>
        <w:rPr>
          <w:color w:val="000000"/>
          <w:sz w:val="22"/>
          <w:szCs w:val="22"/>
        </w:rPr>
        <w:t>a</w:t>
      </w:r>
      <w:proofErr w:type="spellEnd"/>
      <w:r>
        <w:rPr>
          <w:color w:val="000000"/>
          <w:sz w:val="22"/>
          <w:szCs w:val="22"/>
        </w:rPr>
        <w:t xml:space="preserve">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w:t>
      </w:r>
      <w:proofErr w:type="spellEnd"/>
      <w:r>
        <w:rPr>
          <w:color w:val="000000"/>
          <w:sz w:val="22"/>
          <w:szCs w:val="22"/>
        </w:rPr>
        <w:t xml:space="preserve"> of the </w:t>
      </w:r>
      <w:proofErr w:type="spellStart"/>
      <w:r>
        <w:rPr>
          <w:color w:val="000000"/>
          <w:sz w:val="22"/>
          <w:szCs w:val="22"/>
        </w:rPr>
        <w:t>implementation</w:t>
      </w:r>
      <w:proofErr w:type="spellEnd"/>
      <w:r>
        <w:rPr>
          <w:color w:val="000000"/>
          <w:sz w:val="22"/>
          <w:szCs w:val="22"/>
        </w:rPr>
        <w:t xml:space="preserve"> of patient </w:t>
      </w:r>
      <w:proofErr w:type="spellStart"/>
      <w:r>
        <w:rPr>
          <w:color w:val="000000"/>
          <w:sz w:val="22"/>
          <w:szCs w:val="22"/>
        </w:rPr>
        <w:t>decision</w:t>
      </w:r>
      <w:proofErr w:type="spellEnd"/>
      <w:r>
        <w:rPr>
          <w:color w:val="000000"/>
          <w:sz w:val="22"/>
          <w:szCs w:val="22"/>
        </w:rPr>
        <w:t xml:space="preserve"> support interventions </w:t>
      </w:r>
      <w:proofErr w:type="spellStart"/>
      <w:r>
        <w:rPr>
          <w:color w:val="000000"/>
          <w:sz w:val="22"/>
          <w:szCs w:val="22"/>
        </w:rPr>
        <w:t>into</w:t>
      </w:r>
      <w:proofErr w:type="spellEnd"/>
      <w:r>
        <w:rPr>
          <w:color w:val="000000"/>
          <w:sz w:val="22"/>
          <w:szCs w:val="22"/>
        </w:rPr>
        <w:t xml:space="preserve"> routine </w:t>
      </w:r>
      <w:proofErr w:type="spellStart"/>
      <w:r>
        <w:rPr>
          <w:color w:val="000000"/>
          <w:sz w:val="22"/>
          <w:szCs w:val="22"/>
        </w:rPr>
        <w:t>clinical</w:t>
      </w:r>
      <w:proofErr w:type="spellEnd"/>
      <w:r>
        <w:rPr>
          <w:color w:val="000000"/>
          <w:sz w:val="22"/>
          <w:szCs w:val="22"/>
        </w:rPr>
        <w:t xml:space="preserve"> practice. BMC </w:t>
      </w:r>
      <w:proofErr w:type="spellStart"/>
      <w:r>
        <w:rPr>
          <w:color w:val="000000"/>
          <w:sz w:val="22"/>
          <w:szCs w:val="22"/>
        </w:rPr>
        <w:t>Medical</w:t>
      </w:r>
      <w:proofErr w:type="spellEnd"/>
      <w:r>
        <w:rPr>
          <w:color w:val="000000"/>
          <w:sz w:val="22"/>
          <w:szCs w:val="22"/>
        </w:rPr>
        <w:t xml:space="preserve"> </w:t>
      </w:r>
      <w:proofErr w:type="spellStart"/>
      <w:r>
        <w:rPr>
          <w:color w:val="000000"/>
          <w:sz w:val="22"/>
          <w:szCs w:val="22"/>
        </w:rPr>
        <w:t>Informatics</w:t>
      </w:r>
      <w:proofErr w:type="spellEnd"/>
      <w:r>
        <w:rPr>
          <w:color w:val="000000"/>
          <w:sz w:val="22"/>
          <w:szCs w:val="22"/>
        </w:rPr>
        <w:t xml:space="preserve"> and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w:t>
      </w:r>
      <w:proofErr w:type="gramStart"/>
      <w:r>
        <w:rPr>
          <w:color w:val="000000"/>
          <w:sz w:val="22"/>
          <w:szCs w:val="22"/>
        </w:rPr>
        <w:t>2013;</w:t>
      </w:r>
      <w:proofErr w:type="gramEnd"/>
      <w:r>
        <w:rPr>
          <w:color w:val="000000"/>
          <w:sz w:val="22"/>
          <w:szCs w:val="22"/>
        </w:rPr>
        <w:t xml:space="preserve"> 13(2): S14.</w:t>
      </w:r>
    </w:p>
    <w:p w14:paraId="000001E3"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24. </w:t>
      </w:r>
      <w:r>
        <w:rPr>
          <w:color w:val="000000"/>
          <w:sz w:val="22"/>
          <w:szCs w:val="22"/>
        </w:rPr>
        <w:tab/>
        <w:t xml:space="preserve">Durand MA, Yen RW, </w:t>
      </w:r>
      <w:proofErr w:type="spellStart"/>
      <w:r>
        <w:rPr>
          <w:color w:val="000000"/>
          <w:sz w:val="22"/>
          <w:szCs w:val="22"/>
        </w:rPr>
        <w:t>O’Malley</w:t>
      </w:r>
      <w:proofErr w:type="spellEnd"/>
      <w:r>
        <w:rPr>
          <w:color w:val="000000"/>
          <w:sz w:val="22"/>
          <w:szCs w:val="22"/>
        </w:rPr>
        <w:t xml:space="preserve"> AJ, </w:t>
      </w:r>
      <w:proofErr w:type="spellStart"/>
      <w:r>
        <w:rPr>
          <w:color w:val="000000"/>
          <w:sz w:val="22"/>
          <w:szCs w:val="22"/>
        </w:rPr>
        <w:t>Politi</w:t>
      </w:r>
      <w:proofErr w:type="spellEnd"/>
      <w:r>
        <w:rPr>
          <w:color w:val="000000"/>
          <w:sz w:val="22"/>
          <w:szCs w:val="22"/>
        </w:rPr>
        <w:t xml:space="preserve"> MC, </w:t>
      </w:r>
      <w:proofErr w:type="spellStart"/>
      <w:r>
        <w:rPr>
          <w:color w:val="000000"/>
          <w:sz w:val="22"/>
          <w:szCs w:val="22"/>
        </w:rPr>
        <w:t>Dhage</w:t>
      </w:r>
      <w:proofErr w:type="spellEnd"/>
      <w:r>
        <w:rPr>
          <w:color w:val="000000"/>
          <w:sz w:val="22"/>
          <w:szCs w:val="22"/>
        </w:rPr>
        <w:t xml:space="preserve"> S, </w:t>
      </w:r>
      <w:proofErr w:type="spellStart"/>
      <w:r>
        <w:rPr>
          <w:color w:val="000000"/>
          <w:sz w:val="22"/>
          <w:szCs w:val="22"/>
        </w:rPr>
        <w:t>Rosenkranz</w:t>
      </w:r>
      <w:proofErr w:type="spellEnd"/>
      <w:r>
        <w:rPr>
          <w:color w:val="000000"/>
          <w:sz w:val="22"/>
          <w:szCs w:val="22"/>
        </w:rPr>
        <w:t xml:space="preserve"> K, et al. </w:t>
      </w:r>
      <w:proofErr w:type="spellStart"/>
      <w:r>
        <w:rPr>
          <w:color w:val="000000"/>
          <w:sz w:val="22"/>
          <w:szCs w:val="22"/>
        </w:rPr>
        <w:t>What</w:t>
      </w:r>
      <w:proofErr w:type="spellEnd"/>
      <w:r>
        <w:rPr>
          <w:color w:val="000000"/>
          <w:sz w:val="22"/>
          <w:szCs w:val="22"/>
        </w:rPr>
        <w:t xml:space="preserve"> </w:t>
      </w:r>
      <w:proofErr w:type="spellStart"/>
      <w:r>
        <w:rPr>
          <w:color w:val="000000"/>
          <w:sz w:val="22"/>
          <w:szCs w:val="22"/>
        </w:rPr>
        <w:t>matters</w:t>
      </w:r>
      <w:proofErr w:type="spellEnd"/>
      <w:r>
        <w:rPr>
          <w:color w:val="000000"/>
          <w:sz w:val="22"/>
          <w:szCs w:val="22"/>
        </w:rPr>
        <w:t xml:space="preserve"> </w:t>
      </w:r>
      <w:proofErr w:type="spellStart"/>
      <w:proofErr w:type="gramStart"/>
      <w:r>
        <w:rPr>
          <w:color w:val="000000"/>
          <w:sz w:val="22"/>
          <w:szCs w:val="22"/>
        </w:rPr>
        <w:t>most</w:t>
      </w:r>
      <w:proofErr w:type="spellEnd"/>
      <w:r>
        <w:rPr>
          <w:color w:val="000000"/>
          <w:sz w:val="22"/>
          <w:szCs w:val="22"/>
        </w:rPr>
        <w:t>:</w:t>
      </w:r>
      <w:proofErr w:type="gramEnd"/>
      <w:r>
        <w:rPr>
          <w:color w:val="000000"/>
          <w:sz w:val="22"/>
          <w:szCs w:val="22"/>
        </w:rPr>
        <w:t xml:space="preserve"> </w:t>
      </w:r>
      <w:proofErr w:type="spellStart"/>
      <w:r>
        <w:rPr>
          <w:color w:val="000000"/>
          <w:sz w:val="22"/>
          <w:szCs w:val="22"/>
        </w:rPr>
        <w:t>protocol</w:t>
      </w:r>
      <w:proofErr w:type="spellEnd"/>
      <w:r>
        <w:rPr>
          <w:color w:val="000000"/>
          <w:sz w:val="22"/>
          <w:szCs w:val="22"/>
        </w:rPr>
        <w:t xml:space="preserve"> for a </w:t>
      </w:r>
      <w:proofErr w:type="spellStart"/>
      <w:r>
        <w:rPr>
          <w:color w:val="000000"/>
          <w:sz w:val="22"/>
          <w:szCs w:val="22"/>
        </w:rPr>
        <w:t>randomized</w:t>
      </w:r>
      <w:proofErr w:type="spellEnd"/>
      <w:r>
        <w:rPr>
          <w:color w:val="000000"/>
          <w:sz w:val="22"/>
          <w:szCs w:val="22"/>
        </w:rPr>
        <w:t xml:space="preserve"> control trial of </w:t>
      </w:r>
      <w:proofErr w:type="spellStart"/>
      <w:r>
        <w:rPr>
          <w:color w:val="000000"/>
          <w:sz w:val="22"/>
          <w:szCs w:val="22"/>
        </w:rPr>
        <w:t>breast</w:t>
      </w:r>
      <w:proofErr w:type="spellEnd"/>
      <w:r>
        <w:rPr>
          <w:color w:val="000000"/>
          <w:sz w:val="22"/>
          <w:szCs w:val="22"/>
        </w:rPr>
        <w:t xml:space="preserve"> cancer </w:t>
      </w:r>
      <w:proofErr w:type="spellStart"/>
      <w:r>
        <w:rPr>
          <w:color w:val="000000"/>
          <w:sz w:val="22"/>
          <w:szCs w:val="22"/>
        </w:rPr>
        <w:t>surgery</w:t>
      </w:r>
      <w:proofErr w:type="spellEnd"/>
      <w:r>
        <w:rPr>
          <w:color w:val="000000"/>
          <w:sz w:val="22"/>
          <w:szCs w:val="22"/>
        </w:rPr>
        <w:t xml:space="preserve"> </w:t>
      </w:r>
      <w:proofErr w:type="spellStart"/>
      <w:r>
        <w:rPr>
          <w:color w:val="000000"/>
          <w:sz w:val="22"/>
          <w:szCs w:val="22"/>
        </w:rPr>
        <w:t>encounter</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aids</w:t>
      </w:r>
      <w:proofErr w:type="spellEnd"/>
      <w:r>
        <w:rPr>
          <w:color w:val="000000"/>
          <w:sz w:val="22"/>
          <w:szCs w:val="22"/>
        </w:rPr>
        <w:t xml:space="preserve"> </w:t>
      </w:r>
      <w:proofErr w:type="spellStart"/>
      <w:r>
        <w:rPr>
          <w:color w:val="000000"/>
          <w:sz w:val="22"/>
          <w:szCs w:val="22"/>
        </w:rPr>
        <w:t>across</w:t>
      </w:r>
      <w:proofErr w:type="spellEnd"/>
      <w:r>
        <w:rPr>
          <w:color w:val="000000"/>
          <w:sz w:val="22"/>
          <w:szCs w:val="22"/>
        </w:rPr>
        <w:t xml:space="preserve"> </w:t>
      </w:r>
      <w:proofErr w:type="spellStart"/>
      <w:r>
        <w:rPr>
          <w:color w:val="000000"/>
          <w:sz w:val="22"/>
          <w:szCs w:val="22"/>
        </w:rPr>
        <w:t>socioeconomic</w:t>
      </w:r>
      <w:proofErr w:type="spellEnd"/>
      <w:r>
        <w:rPr>
          <w:color w:val="000000"/>
          <w:sz w:val="22"/>
          <w:szCs w:val="22"/>
        </w:rPr>
        <w:t xml:space="preserve"> </w:t>
      </w:r>
      <w:proofErr w:type="spellStart"/>
      <w:r>
        <w:rPr>
          <w:color w:val="000000"/>
          <w:sz w:val="22"/>
          <w:szCs w:val="22"/>
        </w:rPr>
        <w:t>strata</w:t>
      </w:r>
      <w:proofErr w:type="spellEnd"/>
      <w:r>
        <w:rPr>
          <w:color w:val="000000"/>
          <w:sz w:val="22"/>
          <w:szCs w:val="22"/>
        </w:rPr>
        <w:t xml:space="preserve">. BMC Public </w:t>
      </w:r>
      <w:proofErr w:type="spellStart"/>
      <w:r>
        <w:rPr>
          <w:color w:val="000000"/>
          <w:sz w:val="22"/>
          <w:szCs w:val="22"/>
        </w:rPr>
        <w:t>Health</w:t>
      </w:r>
      <w:proofErr w:type="spellEnd"/>
      <w:r>
        <w:rPr>
          <w:color w:val="000000"/>
          <w:sz w:val="22"/>
          <w:szCs w:val="22"/>
        </w:rPr>
        <w:t xml:space="preserve">. </w:t>
      </w:r>
      <w:proofErr w:type="gramStart"/>
      <w:r>
        <w:rPr>
          <w:color w:val="000000"/>
          <w:sz w:val="22"/>
          <w:szCs w:val="22"/>
        </w:rPr>
        <w:t>2018;</w:t>
      </w:r>
      <w:proofErr w:type="gramEnd"/>
      <w:r>
        <w:rPr>
          <w:color w:val="000000"/>
          <w:sz w:val="22"/>
          <w:szCs w:val="22"/>
        </w:rPr>
        <w:t>18(241):1-16.</w:t>
      </w:r>
    </w:p>
    <w:p w14:paraId="000001E4"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25. </w:t>
      </w:r>
      <w:r>
        <w:rPr>
          <w:color w:val="000000"/>
          <w:sz w:val="22"/>
          <w:szCs w:val="22"/>
        </w:rPr>
        <w:tab/>
        <w:t>Stacey D, Legare F, Col NF, Bennett CL, Barry MJ, Eden KB, Holmes-</w:t>
      </w:r>
      <w:proofErr w:type="spellStart"/>
      <w:r>
        <w:rPr>
          <w:color w:val="000000"/>
          <w:sz w:val="22"/>
          <w:szCs w:val="22"/>
        </w:rPr>
        <w:t>Rovner</w:t>
      </w:r>
      <w:proofErr w:type="spellEnd"/>
      <w:r>
        <w:rPr>
          <w:color w:val="000000"/>
          <w:sz w:val="22"/>
          <w:szCs w:val="22"/>
        </w:rPr>
        <w:t xml:space="preserve"> M, </w:t>
      </w:r>
      <w:proofErr w:type="spellStart"/>
      <w:r>
        <w:rPr>
          <w:color w:val="000000"/>
          <w:sz w:val="22"/>
          <w:szCs w:val="22"/>
        </w:rPr>
        <w:t>Llewellyn</w:t>
      </w:r>
      <w:proofErr w:type="spellEnd"/>
      <w:r>
        <w:rPr>
          <w:color w:val="000000"/>
          <w:sz w:val="22"/>
          <w:szCs w:val="22"/>
        </w:rPr>
        <w:t xml:space="preserve">-Thomas H, </w:t>
      </w:r>
      <w:proofErr w:type="spellStart"/>
      <w:r>
        <w:rPr>
          <w:color w:val="000000"/>
          <w:sz w:val="22"/>
          <w:szCs w:val="22"/>
        </w:rPr>
        <w:t>Lyddiatt</w:t>
      </w:r>
      <w:proofErr w:type="spellEnd"/>
      <w:r>
        <w:rPr>
          <w:color w:val="000000"/>
          <w:sz w:val="22"/>
          <w:szCs w:val="22"/>
        </w:rPr>
        <w:t xml:space="preserve"> A, Thomson R, et al.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aids</w:t>
      </w:r>
      <w:proofErr w:type="spellEnd"/>
      <w:r>
        <w:rPr>
          <w:color w:val="000000"/>
          <w:sz w:val="22"/>
          <w:szCs w:val="22"/>
        </w:rPr>
        <w:t xml:space="preserve"> for people </w:t>
      </w:r>
      <w:proofErr w:type="spellStart"/>
      <w:r>
        <w:rPr>
          <w:color w:val="000000"/>
          <w:sz w:val="22"/>
          <w:szCs w:val="22"/>
        </w:rPr>
        <w:t>facing</w:t>
      </w:r>
      <w:proofErr w:type="spellEnd"/>
      <w:r>
        <w:rPr>
          <w:color w:val="000000"/>
          <w:sz w:val="22"/>
          <w:szCs w:val="22"/>
        </w:rPr>
        <w:t xml:space="preserve"> </w:t>
      </w:r>
      <w:proofErr w:type="spellStart"/>
      <w:r>
        <w:rPr>
          <w:color w:val="000000"/>
          <w:sz w:val="22"/>
          <w:szCs w:val="22"/>
        </w:rPr>
        <w:t>health</w:t>
      </w:r>
      <w:proofErr w:type="spellEnd"/>
      <w:r>
        <w:rPr>
          <w:color w:val="000000"/>
          <w:sz w:val="22"/>
          <w:szCs w:val="22"/>
        </w:rPr>
        <w:t xml:space="preserve"> </w:t>
      </w:r>
      <w:proofErr w:type="spellStart"/>
      <w:r>
        <w:rPr>
          <w:color w:val="000000"/>
          <w:sz w:val="22"/>
          <w:szCs w:val="22"/>
        </w:rPr>
        <w:t>treatment</w:t>
      </w:r>
      <w:proofErr w:type="spellEnd"/>
      <w:r>
        <w:rPr>
          <w:color w:val="000000"/>
          <w:sz w:val="22"/>
          <w:szCs w:val="22"/>
        </w:rPr>
        <w:t xml:space="preserve"> or screening </w:t>
      </w:r>
      <w:proofErr w:type="spellStart"/>
      <w:r>
        <w:rPr>
          <w:color w:val="000000"/>
          <w:sz w:val="22"/>
          <w:szCs w:val="22"/>
        </w:rPr>
        <w:t>decisions</w:t>
      </w:r>
      <w:proofErr w:type="spellEnd"/>
      <w:r>
        <w:rPr>
          <w:color w:val="000000"/>
          <w:sz w:val="22"/>
          <w:szCs w:val="22"/>
        </w:rPr>
        <w:t xml:space="preserve">. Cochrane </w:t>
      </w:r>
      <w:proofErr w:type="spellStart"/>
      <w:r>
        <w:rPr>
          <w:color w:val="000000"/>
          <w:sz w:val="22"/>
          <w:szCs w:val="22"/>
        </w:rPr>
        <w:t>Database</w:t>
      </w:r>
      <w:proofErr w:type="spellEnd"/>
      <w:r>
        <w:rPr>
          <w:color w:val="000000"/>
          <w:sz w:val="22"/>
          <w:szCs w:val="22"/>
        </w:rPr>
        <w:t xml:space="preserve"> </w:t>
      </w:r>
      <w:proofErr w:type="spellStart"/>
      <w:r>
        <w:rPr>
          <w:color w:val="000000"/>
          <w:sz w:val="22"/>
          <w:szCs w:val="22"/>
        </w:rPr>
        <w:t>Syst</w:t>
      </w:r>
      <w:proofErr w:type="spellEnd"/>
      <w:r>
        <w:rPr>
          <w:color w:val="000000"/>
          <w:sz w:val="22"/>
          <w:szCs w:val="22"/>
        </w:rPr>
        <w:t xml:space="preserve"> </w:t>
      </w:r>
      <w:proofErr w:type="spellStart"/>
      <w:r>
        <w:rPr>
          <w:color w:val="000000"/>
          <w:sz w:val="22"/>
          <w:szCs w:val="22"/>
        </w:rPr>
        <w:t>Rev</w:t>
      </w:r>
      <w:proofErr w:type="spellEnd"/>
      <w:r>
        <w:rPr>
          <w:color w:val="000000"/>
          <w:sz w:val="22"/>
          <w:szCs w:val="22"/>
        </w:rPr>
        <w:t xml:space="preserve">. </w:t>
      </w:r>
      <w:proofErr w:type="gramStart"/>
      <w:r>
        <w:rPr>
          <w:color w:val="000000"/>
          <w:sz w:val="22"/>
          <w:szCs w:val="22"/>
        </w:rPr>
        <w:t>2014;</w:t>
      </w:r>
      <w:proofErr w:type="gramEnd"/>
      <w:r>
        <w:rPr>
          <w:color w:val="000000"/>
          <w:sz w:val="22"/>
          <w:szCs w:val="22"/>
        </w:rPr>
        <w:t>1:CD001431.</w:t>
      </w:r>
    </w:p>
    <w:p w14:paraId="000001E5"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26. </w:t>
      </w:r>
      <w:r>
        <w:rPr>
          <w:color w:val="000000"/>
          <w:sz w:val="22"/>
          <w:szCs w:val="22"/>
        </w:rPr>
        <w:tab/>
      </w:r>
      <w:proofErr w:type="spellStart"/>
      <w:r>
        <w:rPr>
          <w:color w:val="000000"/>
          <w:sz w:val="22"/>
          <w:szCs w:val="22"/>
        </w:rPr>
        <w:t>Coyne</w:t>
      </w:r>
      <w:proofErr w:type="spellEnd"/>
      <w:r>
        <w:rPr>
          <w:color w:val="000000"/>
          <w:sz w:val="22"/>
          <w:szCs w:val="22"/>
        </w:rPr>
        <w:t xml:space="preserve"> I, </w:t>
      </w:r>
      <w:proofErr w:type="spellStart"/>
      <w:r>
        <w:rPr>
          <w:color w:val="000000"/>
          <w:sz w:val="22"/>
          <w:szCs w:val="22"/>
        </w:rPr>
        <w:t>O'Mathuna</w:t>
      </w:r>
      <w:proofErr w:type="spellEnd"/>
      <w:r>
        <w:rPr>
          <w:color w:val="000000"/>
          <w:sz w:val="22"/>
          <w:szCs w:val="22"/>
        </w:rPr>
        <w:t xml:space="preserve"> DP, Gibson F, </w:t>
      </w:r>
      <w:proofErr w:type="spellStart"/>
      <w:r>
        <w:rPr>
          <w:color w:val="000000"/>
          <w:sz w:val="22"/>
          <w:szCs w:val="22"/>
        </w:rPr>
        <w:t>Shields</w:t>
      </w:r>
      <w:proofErr w:type="spellEnd"/>
      <w:r>
        <w:rPr>
          <w:color w:val="000000"/>
          <w:sz w:val="22"/>
          <w:szCs w:val="22"/>
        </w:rPr>
        <w:t xml:space="preserve"> L, </w:t>
      </w:r>
      <w:proofErr w:type="spellStart"/>
      <w:r>
        <w:rPr>
          <w:color w:val="000000"/>
          <w:sz w:val="22"/>
          <w:szCs w:val="22"/>
        </w:rPr>
        <w:t>Sheaf</w:t>
      </w:r>
      <w:proofErr w:type="spellEnd"/>
      <w:r>
        <w:rPr>
          <w:color w:val="000000"/>
          <w:sz w:val="22"/>
          <w:szCs w:val="22"/>
        </w:rPr>
        <w:t xml:space="preserve"> G. Interventions for </w:t>
      </w:r>
      <w:proofErr w:type="spellStart"/>
      <w:r>
        <w:rPr>
          <w:color w:val="000000"/>
          <w:sz w:val="22"/>
          <w:szCs w:val="22"/>
        </w:rPr>
        <w:t>promoting</w:t>
      </w:r>
      <w:proofErr w:type="spellEnd"/>
      <w:r>
        <w:rPr>
          <w:color w:val="000000"/>
          <w:sz w:val="22"/>
          <w:szCs w:val="22"/>
        </w:rPr>
        <w:t xml:space="preserve"> participation in </w:t>
      </w:r>
      <w:proofErr w:type="spellStart"/>
      <w:r>
        <w:rPr>
          <w:color w:val="000000"/>
          <w:sz w:val="22"/>
          <w:szCs w:val="22"/>
        </w:rPr>
        <w:t>shared</w:t>
      </w:r>
      <w:proofErr w:type="spellEnd"/>
      <w:r>
        <w:rPr>
          <w:color w:val="000000"/>
          <w:sz w:val="22"/>
          <w:szCs w:val="22"/>
        </w:rPr>
        <w:t xml:space="preserve"> </w:t>
      </w:r>
      <w:proofErr w:type="spellStart"/>
      <w:r>
        <w:rPr>
          <w:color w:val="000000"/>
          <w:sz w:val="22"/>
          <w:szCs w:val="22"/>
        </w:rPr>
        <w:t>decision-making</w:t>
      </w:r>
      <w:proofErr w:type="spellEnd"/>
      <w:r>
        <w:rPr>
          <w:color w:val="000000"/>
          <w:sz w:val="22"/>
          <w:szCs w:val="22"/>
        </w:rPr>
        <w:t xml:space="preserve"> for </w:t>
      </w:r>
      <w:proofErr w:type="spellStart"/>
      <w:r>
        <w:rPr>
          <w:color w:val="000000"/>
          <w:sz w:val="22"/>
          <w:szCs w:val="22"/>
        </w:rPr>
        <w:t>children</w:t>
      </w:r>
      <w:proofErr w:type="spellEnd"/>
      <w:r>
        <w:rPr>
          <w:color w:val="000000"/>
          <w:sz w:val="22"/>
          <w:szCs w:val="22"/>
        </w:rPr>
        <w:t xml:space="preserve"> </w:t>
      </w:r>
      <w:proofErr w:type="spellStart"/>
      <w:r>
        <w:rPr>
          <w:color w:val="000000"/>
          <w:sz w:val="22"/>
          <w:szCs w:val="22"/>
        </w:rPr>
        <w:t>with</w:t>
      </w:r>
      <w:proofErr w:type="spellEnd"/>
      <w:r>
        <w:rPr>
          <w:color w:val="000000"/>
          <w:sz w:val="22"/>
          <w:szCs w:val="22"/>
        </w:rPr>
        <w:t xml:space="preserve"> cancer. Cochrane </w:t>
      </w:r>
      <w:proofErr w:type="spellStart"/>
      <w:r>
        <w:rPr>
          <w:color w:val="000000"/>
          <w:sz w:val="22"/>
          <w:szCs w:val="22"/>
        </w:rPr>
        <w:t>Database</w:t>
      </w:r>
      <w:proofErr w:type="spellEnd"/>
      <w:r>
        <w:rPr>
          <w:color w:val="000000"/>
          <w:sz w:val="22"/>
          <w:szCs w:val="22"/>
        </w:rPr>
        <w:t xml:space="preserve"> of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Reviews</w:t>
      </w:r>
      <w:proofErr w:type="spellEnd"/>
      <w:r>
        <w:rPr>
          <w:color w:val="000000"/>
          <w:sz w:val="22"/>
          <w:szCs w:val="22"/>
        </w:rPr>
        <w:t xml:space="preserve">. </w:t>
      </w:r>
      <w:proofErr w:type="gramStart"/>
      <w:r>
        <w:rPr>
          <w:color w:val="000000"/>
          <w:sz w:val="22"/>
          <w:szCs w:val="22"/>
        </w:rPr>
        <w:t>2013;</w:t>
      </w:r>
      <w:proofErr w:type="gramEnd"/>
      <w:r>
        <w:rPr>
          <w:color w:val="000000"/>
          <w:sz w:val="22"/>
          <w:szCs w:val="22"/>
        </w:rPr>
        <w:t>6:CD008970.</w:t>
      </w:r>
    </w:p>
    <w:p w14:paraId="000001E6"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27. </w:t>
      </w:r>
      <w:r>
        <w:rPr>
          <w:color w:val="000000"/>
          <w:sz w:val="22"/>
          <w:szCs w:val="22"/>
        </w:rPr>
        <w:tab/>
        <w:t xml:space="preserve">Duncan E, Best C, Hagen S. </w:t>
      </w:r>
      <w:proofErr w:type="spellStart"/>
      <w:r>
        <w:rPr>
          <w:color w:val="000000"/>
          <w:sz w:val="22"/>
          <w:szCs w:val="22"/>
        </w:rPr>
        <w:t>Shared</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interventions for people </w:t>
      </w:r>
      <w:proofErr w:type="spellStart"/>
      <w:r>
        <w:rPr>
          <w:color w:val="000000"/>
          <w:sz w:val="22"/>
          <w:szCs w:val="22"/>
        </w:rPr>
        <w:t>with</w:t>
      </w:r>
      <w:proofErr w:type="spellEnd"/>
      <w:r>
        <w:rPr>
          <w:color w:val="000000"/>
          <w:sz w:val="22"/>
          <w:szCs w:val="22"/>
        </w:rPr>
        <w:t xml:space="preserve"> mental </w:t>
      </w:r>
      <w:proofErr w:type="spellStart"/>
      <w:r>
        <w:rPr>
          <w:color w:val="000000"/>
          <w:sz w:val="22"/>
          <w:szCs w:val="22"/>
        </w:rPr>
        <w:t>health</w:t>
      </w:r>
      <w:proofErr w:type="spellEnd"/>
      <w:r>
        <w:rPr>
          <w:color w:val="000000"/>
          <w:sz w:val="22"/>
          <w:szCs w:val="22"/>
        </w:rPr>
        <w:t xml:space="preserve"> conditions. Cochrane </w:t>
      </w:r>
      <w:proofErr w:type="spellStart"/>
      <w:r>
        <w:rPr>
          <w:color w:val="000000"/>
          <w:sz w:val="22"/>
          <w:szCs w:val="22"/>
        </w:rPr>
        <w:t>Database</w:t>
      </w:r>
      <w:proofErr w:type="spellEnd"/>
      <w:r>
        <w:rPr>
          <w:color w:val="000000"/>
          <w:sz w:val="22"/>
          <w:szCs w:val="22"/>
        </w:rPr>
        <w:t xml:space="preserve"> of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Reviews</w:t>
      </w:r>
      <w:proofErr w:type="spellEnd"/>
      <w:r>
        <w:rPr>
          <w:color w:val="000000"/>
          <w:sz w:val="22"/>
          <w:szCs w:val="22"/>
        </w:rPr>
        <w:t xml:space="preserve">. </w:t>
      </w:r>
      <w:proofErr w:type="gramStart"/>
      <w:r>
        <w:rPr>
          <w:color w:val="000000"/>
          <w:sz w:val="22"/>
          <w:szCs w:val="22"/>
        </w:rPr>
        <w:t>2010;</w:t>
      </w:r>
      <w:proofErr w:type="gramEnd"/>
      <w:r>
        <w:rPr>
          <w:color w:val="000000"/>
          <w:sz w:val="22"/>
          <w:szCs w:val="22"/>
        </w:rPr>
        <w:t>1: CD007297.</w:t>
      </w:r>
    </w:p>
    <w:p w14:paraId="000001E7"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28.  </w:t>
      </w:r>
      <w:r>
        <w:rPr>
          <w:color w:val="000000"/>
          <w:sz w:val="22"/>
          <w:szCs w:val="22"/>
        </w:rPr>
        <w:tab/>
        <w:t xml:space="preserve">Legare F, Stacey D, Turcotte S, </w:t>
      </w:r>
      <w:proofErr w:type="spellStart"/>
      <w:r>
        <w:rPr>
          <w:color w:val="000000"/>
          <w:sz w:val="22"/>
          <w:szCs w:val="22"/>
        </w:rPr>
        <w:t>Cossi</w:t>
      </w:r>
      <w:proofErr w:type="spellEnd"/>
      <w:r>
        <w:rPr>
          <w:color w:val="000000"/>
          <w:sz w:val="22"/>
          <w:szCs w:val="22"/>
        </w:rPr>
        <w:t xml:space="preserve"> MJ, </w:t>
      </w:r>
      <w:proofErr w:type="spellStart"/>
      <w:r>
        <w:rPr>
          <w:color w:val="000000"/>
          <w:sz w:val="22"/>
          <w:szCs w:val="22"/>
        </w:rPr>
        <w:t>Kryworuchko</w:t>
      </w:r>
      <w:proofErr w:type="spellEnd"/>
      <w:r>
        <w:rPr>
          <w:color w:val="000000"/>
          <w:sz w:val="22"/>
          <w:szCs w:val="22"/>
        </w:rPr>
        <w:t xml:space="preserve"> J, Graham ID, </w:t>
      </w:r>
      <w:proofErr w:type="spellStart"/>
      <w:r>
        <w:rPr>
          <w:color w:val="000000"/>
          <w:sz w:val="22"/>
          <w:szCs w:val="22"/>
        </w:rPr>
        <w:t>Lyddiatt</w:t>
      </w:r>
      <w:proofErr w:type="spellEnd"/>
      <w:r>
        <w:rPr>
          <w:color w:val="000000"/>
          <w:sz w:val="22"/>
          <w:szCs w:val="22"/>
        </w:rPr>
        <w:t xml:space="preserve"> A, </w:t>
      </w:r>
      <w:proofErr w:type="spellStart"/>
      <w:r>
        <w:rPr>
          <w:color w:val="000000"/>
          <w:sz w:val="22"/>
          <w:szCs w:val="22"/>
        </w:rPr>
        <w:t>Politi</w:t>
      </w:r>
      <w:proofErr w:type="spellEnd"/>
      <w:r>
        <w:rPr>
          <w:color w:val="000000"/>
          <w:sz w:val="22"/>
          <w:szCs w:val="22"/>
        </w:rPr>
        <w:t xml:space="preserve"> MC, Thomson R, </w:t>
      </w:r>
      <w:proofErr w:type="spellStart"/>
      <w:r>
        <w:rPr>
          <w:color w:val="000000"/>
          <w:sz w:val="22"/>
          <w:szCs w:val="22"/>
        </w:rPr>
        <w:t>Elwyn</w:t>
      </w:r>
      <w:proofErr w:type="spellEnd"/>
      <w:r>
        <w:rPr>
          <w:color w:val="000000"/>
          <w:sz w:val="22"/>
          <w:szCs w:val="22"/>
        </w:rPr>
        <w:t xml:space="preserve"> G, Donner-</w:t>
      </w:r>
      <w:proofErr w:type="spellStart"/>
      <w:r>
        <w:rPr>
          <w:color w:val="000000"/>
          <w:sz w:val="22"/>
          <w:szCs w:val="22"/>
        </w:rPr>
        <w:t>Banzhoff</w:t>
      </w:r>
      <w:proofErr w:type="spellEnd"/>
      <w:r>
        <w:rPr>
          <w:color w:val="000000"/>
          <w:sz w:val="22"/>
          <w:szCs w:val="22"/>
        </w:rPr>
        <w:t xml:space="preserve"> N. Interventions for </w:t>
      </w:r>
      <w:proofErr w:type="spellStart"/>
      <w:r>
        <w:rPr>
          <w:color w:val="000000"/>
          <w:sz w:val="22"/>
          <w:szCs w:val="22"/>
        </w:rPr>
        <w:t>improving</w:t>
      </w:r>
      <w:proofErr w:type="spellEnd"/>
      <w:r>
        <w:rPr>
          <w:color w:val="000000"/>
          <w:sz w:val="22"/>
          <w:szCs w:val="22"/>
        </w:rPr>
        <w:t xml:space="preserve"> the adoption of </w:t>
      </w:r>
      <w:proofErr w:type="spellStart"/>
      <w:r>
        <w:rPr>
          <w:color w:val="000000"/>
          <w:sz w:val="22"/>
          <w:szCs w:val="22"/>
        </w:rPr>
        <w:t>shared</w:t>
      </w:r>
      <w:proofErr w:type="spellEnd"/>
      <w:r>
        <w:rPr>
          <w:color w:val="000000"/>
          <w:sz w:val="22"/>
          <w:szCs w:val="22"/>
        </w:rPr>
        <w:t xml:space="preserve"> </w:t>
      </w:r>
      <w:proofErr w:type="spellStart"/>
      <w:r>
        <w:rPr>
          <w:color w:val="000000"/>
          <w:sz w:val="22"/>
          <w:szCs w:val="22"/>
        </w:rPr>
        <w:t>decision</w:t>
      </w:r>
      <w:proofErr w:type="spellEnd"/>
      <w:r>
        <w:rPr>
          <w:color w:val="000000"/>
          <w:sz w:val="22"/>
          <w:szCs w:val="22"/>
        </w:rPr>
        <w:t xml:space="preserve"> </w:t>
      </w:r>
      <w:proofErr w:type="spellStart"/>
      <w:r>
        <w:rPr>
          <w:color w:val="000000"/>
          <w:sz w:val="22"/>
          <w:szCs w:val="22"/>
        </w:rPr>
        <w:t>making</w:t>
      </w:r>
      <w:proofErr w:type="spellEnd"/>
      <w:r>
        <w:rPr>
          <w:color w:val="000000"/>
          <w:sz w:val="22"/>
          <w:szCs w:val="22"/>
        </w:rPr>
        <w:t xml:space="preserve"> by </w:t>
      </w:r>
      <w:proofErr w:type="spellStart"/>
      <w:r>
        <w:rPr>
          <w:color w:val="000000"/>
          <w:sz w:val="22"/>
          <w:szCs w:val="22"/>
        </w:rPr>
        <w:t>healthcare</w:t>
      </w:r>
      <w:proofErr w:type="spellEnd"/>
      <w:r>
        <w:rPr>
          <w:color w:val="000000"/>
          <w:sz w:val="22"/>
          <w:szCs w:val="22"/>
        </w:rPr>
        <w:t xml:space="preserve"> </w:t>
      </w:r>
      <w:proofErr w:type="spellStart"/>
      <w:r>
        <w:rPr>
          <w:color w:val="000000"/>
          <w:sz w:val="22"/>
          <w:szCs w:val="22"/>
        </w:rPr>
        <w:t>professionals</w:t>
      </w:r>
      <w:proofErr w:type="spellEnd"/>
      <w:r>
        <w:rPr>
          <w:color w:val="000000"/>
          <w:sz w:val="22"/>
          <w:szCs w:val="22"/>
        </w:rPr>
        <w:t xml:space="preserve">. Cochrane </w:t>
      </w:r>
      <w:proofErr w:type="spellStart"/>
      <w:r>
        <w:rPr>
          <w:color w:val="000000"/>
          <w:sz w:val="22"/>
          <w:szCs w:val="22"/>
        </w:rPr>
        <w:t>Database</w:t>
      </w:r>
      <w:proofErr w:type="spellEnd"/>
      <w:r>
        <w:rPr>
          <w:color w:val="000000"/>
          <w:sz w:val="22"/>
          <w:szCs w:val="22"/>
        </w:rPr>
        <w:t xml:space="preserve"> of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Reviews</w:t>
      </w:r>
      <w:proofErr w:type="spellEnd"/>
      <w:r>
        <w:rPr>
          <w:color w:val="000000"/>
          <w:sz w:val="22"/>
          <w:szCs w:val="22"/>
        </w:rPr>
        <w:t xml:space="preserve">. </w:t>
      </w:r>
      <w:proofErr w:type="gramStart"/>
      <w:r>
        <w:rPr>
          <w:color w:val="000000"/>
          <w:sz w:val="22"/>
          <w:szCs w:val="22"/>
        </w:rPr>
        <w:t>2014;</w:t>
      </w:r>
      <w:proofErr w:type="gramEnd"/>
      <w:r>
        <w:rPr>
          <w:color w:val="000000"/>
          <w:sz w:val="22"/>
          <w:szCs w:val="22"/>
        </w:rPr>
        <w:t>9: CD006732.</w:t>
      </w:r>
    </w:p>
    <w:p w14:paraId="000001E8" w14:textId="77777777" w:rsidR="001C4A6F" w:rsidRDefault="00C23C04">
      <w:pPr>
        <w:pBdr>
          <w:top w:val="nil"/>
          <w:left w:val="nil"/>
          <w:bottom w:val="nil"/>
          <w:right w:val="nil"/>
          <w:between w:val="nil"/>
        </w:pBdr>
        <w:rPr>
          <w:color w:val="000000"/>
          <w:sz w:val="22"/>
          <w:szCs w:val="22"/>
        </w:rPr>
      </w:pPr>
      <w:r>
        <w:rPr>
          <w:color w:val="000000"/>
          <w:sz w:val="22"/>
          <w:szCs w:val="22"/>
        </w:rPr>
        <w:t xml:space="preserve">29. </w:t>
      </w:r>
      <w:r>
        <w:rPr>
          <w:color w:val="000000"/>
          <w:sz w:val="22"/>
          <w:szCs w:val="22"/>
        </w:rPr>
        <w:tab/>
        <w:t xml:space="preserve">Durand MA, Carpenter L, Dolan H, Bravo P, Mann M, </w:t>
      </w:r>
      <w:proofErr w:type="spellStart"/>
      <w:r>
        <w:rPr>
          <w:color w:val="000000"/>
          <w:sz w:val="22"/>
          <w:szCs w:val="22"/>
        </w:rPr>
        <w:t>Bunn</w:t>
      </w:r>
      <w:proofErr w:type="spellEnd"/>
      <w:r>
        <w:rPr>
          <w:color w:val="000000"/>
          <w:sz w:val="22"/>
          <w:szCs w:val="22"/>
        </w:rPr>
        <w:t xml:space="preserve"> F, </w:t>
      </w:r>
      <w:proofErr w:type="spellStart"/>
      <w:r>
        <w:rPr>
          <w:color w:val="000000"/>
          <w:sz w:val="22"/>
          <w:szCs w:val="22"/>
        </w:rPr>
        <w:t>Elwyn</w:t>
      </w:r>
      <w:proofErr w:type="spellEnd"/>
      <w:r>
        <w:rPr>
          <w:color w:val="000000"/>
          <w:sz w:val="22"/>
          <w:szCs w:val="22"/>
        </w:rPr>
        <w:t xml:space="preserve"> G. Do interventions </w:t>
      </w:r>
      <w:proofErr w:type="spellStart"/>
      <w:r>
        <w:rPr>
          <w:color w:val="000000"/>
          <w:sz w:val="22"/>
          <w:szCs w:val="22"/>
        </w:rPr>
        <w:t>designed</w:t>
      </w:r>
      <w:proofErr w:type="spellEnd"/>
      <w:r>
        <w:rPr>
          <w:color w:val="000000"/>
          <w:sz w:val="22"/>
          <w:szCs w:val="22"/>
        </w:rPr>
        <w:t xml:space="preserve"> to support </w:t>
      </w:r>
      <w:proofErr w:type="spellStart"/>
      <w:r>
        <w:rPr>
          <w:color w:val="000000"/>
          <w:sz w:val="22"/>
          <w:szCs w:val="22"/>
        </w:rPr>
        <w:t>shared</w:t>
      </w:r>
      <w:proofErr w:type="spellEnd"/>
      <w:r>
        <w:rPr>
          <w:color w:val="000000"/>
          <w:sz w:val="22"/>
          <w:szCs w:val="22"/>
        </w:rPr>
        <w:t xml:space="preserve"> </w:t>
      </w:r>
      <w:proofErr w:type="spellStart"/>
      <w:r>
        <w:rPr>
          <w:color w:val="000000"/>
          <w:sz w:val="22"/>
          <w:szCs w:val="22"/>
        </w:rPr>
        <w:t>decision-making</w:t>
      </w:r>
      <w:proofErr w:type="spellEnd"/>
      <w:r>
        <w:rPr>
          <w:color w:val="000000"/>
          <w:sz w:val="22"/>
          <w:szCs w:val="22"/>
        </w:rPr>
        <w:t xml:space="preserve"> </w:t>
      </w:r>
      <w:proofErr w:type="spellStart"/>
      <w:r>
        <w:rPr>
          <w:color w:val="000000"/>
          <w:sz w:val="22"/>
          <w:szCs w:val="22"/>
        </w:rPr>
        <w:t>reduce</w:t>
      </w:r>
      <w:proofErr w:type="spellEnd"/>
      <w:r>
        <w:rPr>
          <w:color w:val="000000"/>
          <w:sz w:val="22"/>
          <w:szCs w:val="22"/>
        </w:rPr>
        <w:t xml:space="preserve"> </w:t>
      </w:r>
      <w:proofErr w:type="spellStart"/>
      <w:r>
        <w:rPr>
          <w:color w:val="000000"/>
          <w:sz w:val="22"/>
          <w:szCs w:val="22"/>
        </w:rPr>
        <w:t>health</w:t>
      </w:r>
      <w:proofErr w:type="spellEnd"/>
    </w:p>
    <w:p w14:paraId="000001E9" w14:textId="77777777" w:rsidR="001C4A6F" w:rsidRDefault="00C23C04">
      <w:pPr>
        <w:pBdr>
          <w:top w:val="nil"/>
          <w:left w:val="nil"/>
          <w:bottom w:val="nil"/>
          <w:right w:val="nil"/>
          <w:between w:val="nil"/>
        </w:pBdr>
        <w:rPr>
          <w:color w:val="000000"/>
          <w:sz w:val="22"/>
          <w:szCs w:val="22"/>
        </w:rPr>
      </w:pPr>
      <w:proofErr w:type="spellStart"/>
      <w:proofErr w:type="gramStart"/>
      <w:r>
        <w:rPr>
          <w:color w:val="000000"/>
          <w:sz w:val="22"/>
          <w:szCs w:val="22"/>
        </w:rPr>
        <w:t>inequalities</w:t>
      </w:r>
      <w:proofErr w:type="spellEnd"/>
      <w:r>
        <w:rPr>
          <w:color w:val="000000"/>
          <w:sz w:val="22"/>
          <w:szCs w:val="22"/>
        </w:rPr>
        <w:t>?</w:t>
      </w:r>
      <w:proofErr w:type="gramEnd"/>
      <w:r>
        <w:rPr>
          <w:color w:val="000000"/>
          <w:sz w:val="22"/>
          <w:szCs w:val="22"/>
        </w:rPr>
        <w:t xml:space="preserve"> A </w:t>
      </w:r>
      <w:proofErr w:type="spellStart"/>
      <w:r>
        <w:rPr>
          <w:color w:val="000000"/>
          <w:sz w:val="22"/>
          <w:szCs w:val="22"/>
        </w:rPr>
        <w:t>systematic</w:t>
      </w:r>
      <w:proofErr w:type="spellEnd"/>
      <w:r>
        <w:rPr>
          <w:color w:val="000000"/>
          <w:sz w:val="22"/>
          <w:szCs w:val="22"/>
        </w:rPr>
        <w:t xml:space="preserve"> </w:t>
      </w:r>
      <w:proofErr w:type="spellStart"/>
      <w:r>
        <w:rPr>
          <w:color w:val="000000"/>
          <w:sz w:val="22"/>
          <w:szCs w:val="22"/>
        </w:rPr>
        <w:t>review</w:t>
      </w:r>
      <w:proofErr w:type="spellEnd"/>
      <w:r>
        <w:rPr>
          <w:color w:val="000000"/>
          <w:sz w:val="22"/>
          <w:szCs w:val="22"/>
        </w:rPr>
        <w:t xml:space="preserve"> and </w:t>
      </w:r>
      <w:proofErr w:type="spellStart"/>
      <w:r>
        <w:rPr>
          <w:color w:val="000000"/>
          <w:sz w:val="22"/>
          <w:szCs w:val="22"/>
        </w:rPr>
        <w:t>meta-analysis</w:t>
      </w:r>
      <w:proofErr w:type="spellEnd"/>
      <w:r>
        <w:rPr>
          <w:color w:val="000000"/>
          <w:sz w:val="22"/>
          <w:szCs w:val="22"/>
        </w:rPr>
        <w:t xml:space="preserve">. </w:t>
      </w:r>
      <w:proofErr w:type="spellStart"/>
      <w:r>
        <w:rPr>
          <w:color w:val="000000"/>
          <w:sz w:val="22"/>
          <w:szCs w:val="22"/>
        </w:rPr>
        <w:t>PLoS</w:t>
      </w:r>
      <w:proofErr w:type="spellEnd"/>
      <w:r>
        <w:rPr>
          <w:color w:val="000000"/>
          <w:sz w:val="22"/>
          <w:szCs w:val="22"/>
        </w:rPr>
        <w:t xml:space="preserve"> One. </w:t>
      </w:r>
      <w:proofErr w:type="gramStart"/>
      <w:r>
        <w:rPr>
          <w:color w:val="000000"/>
          <w:sz w:val="22"/>
          <w:szCs w:val="22"/>
        </w:rPr>
        <w:t>2014;</w:t>
      </w:r>
      <w:proofErr w:type="gramEnd"/>
      <w:r>
        <w:rPr>
          <w:color w:val="000000"/>
          <w:sz w:val="22"/>
          <w:szCs w:val="22"/>
        </w:rPr>
        <w:t>9(4): e94670.</w:t>
      </w:r>
    </w:p>
    <w:p w14:paraId="000001EA" w14:textId="77777777" w:rsidR="001C4A6F" w:rsidRDefault="00C23C04">
      <w:pPr>
        <w:pBdr>
          <w:top w:val="nil"/>
          <w:left w:val="nil"/>
          <w:bottom w:val="nil"/>
          <w:right w:val="nil"/>
          <w:between w:val="nil"/>
        </w:pBdr>
        <w:rPr>
          <w:color w:val="000000"/>
        </w:rPr>
      </w:pPr>
      <w:r>
        <w:rPr>
          <w:color w:val="000000"/>
        </w:rPr>
        <w:t xml:space="preserve">30. </w:t>
      </w:r>
      <w:r>
        <w:rPr>
          <w:color w:val="000000"/>
        </w:rPr>
        <w:tab/>
      </w:r>
      <w:proofErr w:type="spellStart"/>
      <w:r>
        <w:rPr>
          <w:color w:val="000000"/>
        </w:rPr>
        <w:t>Politi</w:t>
      </w:r>
      <w:proofErr w:type="spellEnd"/>
      <w:r>
        <w:rPr>
          <w:color w:val="000000"/>
        </w:rPr>
        <w:t xml:space="preserve"> MC, </w:t>
      </w:r>
      <w:proofErr w:type="spellStart"/>
      <w:r>
        <w:rPr>
          <w:color w:val="000000"/>
        </w:rPr>
        <w:t>Adsul</w:t>
      </w:r>
      <w:proofErr w:type="spellEnd"/>
      <w:r>
        <w:rPr>
          <w:color w:val="000000"/>
        </w:rPr>
        <w:t xml:space="preserve"> P, </w:t>
      </w:r>
      <w:proofErr w:type="spellStart"/>
      <w:r>
        <w:rPr>
          <w:color w:val="000000"/>
        </w:rPr>
        <w:t>Kuzemchak</w:t>
      </w:r>
      <w:proofErr w:type="spellEnd"/>
      <w:r>
        <w:rPr>
          <w:color w:val="000000"/>
        </w:rPr>
        <w:t xml:space="preserve"> MD, </w:t>
      </w:r>
      <w:proofErr w:type="spellStart"/>
      <w:r>
        <w:rPr>
          <w:color w:val="000000"/>
        </w:rPr>
        <w:t>Zeuner</w:t>
      </w:r>
      <w:proofErr w:type="spellEnd"/>
      <w:r>
        <w:rPr>
          <w:color w:val="000000"/>
        </w:rPr>
        <w:t xml:space="preserve"> R, </w:t>
      </w:r>
      <w:proofErr w:type="spellStart"/>
      <w:r>
        <w:rPr>
          <w:color w:val="000000"/>
        </w:rPr>
        <w:t>Frosch</w:t>
      </w:r>
      <w:proofErr w:type="spellEnd"/>
      <w:r>
        <w:rPr>
          <w:color w:val="000000"/>
        </w:rPr>
        <w:t xml:space="preserve"> DL. </w:t>
      </w:r>
      <w:proofErr w:type="spellStart"/>
      <w:r>
        <w:rPr>
          <w:color w:val="000000"/>
        </w:rPr>
        <w:t>Clinicians</w:t>
      </w:r>
      <w:proofErr w:type="spellEnd"/>
      <w:r>
        <w:rPr>
          <w:color w:val="000000"/>
        </w:rPr>
        <w:t xml:space="preserve">' perceptions of digital vs. </w:t>
      </w:r>
      <w:proofErr w:type="spellStart"/>
      <w:proofErr w:type="gramStart"/>
      <w:r>
        <w:rPr>
          <w:color w:val="000000"/>
        </w:rPr>
        <w:t>paper</w:t>
      </w:r>
      <w:proofErr w:type="gramEnd"/>
      <w:r>
        <w:rPr>
          <w:color w:val="000000"/>
        </w:rPr>
        <w:t>-based</w:t>
      </w:r>
      <w:proofErr w:type="spellEnd"/>
      <w:r>
        <w:rPr>
          <w:color w:val="000000"/>
        </w:rPr>
        <w:t xml:space="preserve"> </w:t>
      </w:r>
      <w:proofErr w:type="spellStart"/>
      <w:r>
        <w:rPr>
          <w:color w:val="000000"/>
        </w:rPr>
        <w:t>decision</w:t>
      </w:r>
      <w:proofErr w:type="spellEnd"/>
      <w:r>
        <w:rPr>
          <w:color w:val="000000"/>
        </w:rPr>
        <w:t xml:space="preserve"> support interventions. J </w:t>
      </w:r>
      <w:proofErr w:type="spellStart"/>
      <w:r>
        <w:rPr>
          <w:color w:val="000000"/>
        </w:rPr>
        <w:t>Eval</w:t>
      </w:r>
      <w:proofErr w:type="spellEnd"/>
      <w:r>
        <w:rPr>
          <w:color w:val="000000"/>
        </w:rPr>
        <w:t xml:space="preserve"> Clin </w:t>
      </w:r>
      <w:proofErr w:type="spellStart"/>
      <w:r>
        <w:rPr>
          <w:color w:val="000000"/>
        </w:rPr>
        <w:t>Pract</w:t>
      </w:r>
      <w:proofErr w:type="spellEnd"/>
      <w:r>
        <w:rPr>
          <w:color w:val="000000"/>
        </w:rPr>
        <w:t xml:space="preserve">. </w:t>
      </w:r>
      <w:proofErr w:type="gramStart"/>
      <w:r>
        <w:rPr>
          <w:color w:val="000000"/>
        </w:rPr>
        <w:t>2015;</w:t>
      </w:r>
      <w:proofErr w:type="gramEnd"/>
      <w:r>
        <w:rPr>
          <w:color w:val="000000"/>
        </w:rPr>
        <w:t>21(2):175–9.</w:t>
      </w:r>
    </w:p>
    <w:p w14:paraId="000001EB" w14:textId="77777777" w:rsidR="001C4A6F" w:rsidRDefault="00C23C04">
      <w:pPr>
        <w:pBdr>
          <w:top w:val="nil"/>
          <w:left w:val="nil"/>
          <w:bottom w:val="nil"/>
          <w:right w:val="nil"/>
          <w:between w:val="nil"/>
        </w:pBdr>
        <w:rPr>
          <w:color w:val="000000"/>
        </w:rPr>
      </w:pPr>
      <w:r>
        <w:rPr>
          <w:color w:val="000000"/>
        </w:rPr>
        <w:lastRenderedPageBreak/>
        <w:t xml:space="preserve">31. </w:t>
      </w:r>
      <w:r>
        <w:rPr>
          <w:color w:val="000000"/>
        </w:rPr>
        <w:tab/>
        <w:t xml:space="preserve">Wyatt KD, </w:t>
      </w:r>
      <w:proofErr w:type="spellStart"/>
      <w:r>
        <w:rPr>
          <w:color w:val="000000"/>
        </w:rPr>
        <w:t>Branda</w:t>
      </w:r>
      <w:proofErr w:type="spellEnd"/>
      <w:r>
        <w:rPr>
          <w:color w:val="000000"/>
        </w:rPr>
        <w:t xml:space="preserve"> ME, Anderson RT, </w:t>
      </w:r>
      <w:proofErr w:type="spellStart"/>
      <w:r>
        <w:rPr>
          <w:color w:val="000000"/>
        </w:rPr>
        <w:t>Pencille</w:t>
      </w:r>
      <w:proofErr w:type="spellEnd"/>
      <w:r>
        <w:rPr>
          <w:color w:val="000000"/>
        </w:rPr>
        <w:t xml:space="preserve"> LJ, </w:t>
      </w:r>
      <w:proofErr w:type="spellStart"/>
      <w:r>
        <w:rPr>
          <w:color w:val="000000"/>
        </w:rPr>
        <w:t>Montori</w:t>
      </w:r>
      <w:proofErr w:type="spellEnd"/>
      <w:r>
        <w:rPr>
          <w:color w:val="000000"/>
        </w:rPr>
        <w:t xml:space="preserve"> VM, Hess EP, </w:t>
      </w:r>
      <w:proofErr w:type="spellStart"/>
      <w:r>
        <w:rPr>
          <w:color w:val="000000"/>
        </w:rPr>
        <w:t>Ting</w:t>
      </w:r>
      <w:proofErr w:type="spellEnd"/>
      <w:r>
        <w:rPr>
          <w:color w:val="000000"/>
        </w:rPr>
        <w:t xml:space="preserve"> HH, </w:t>
      </w:r>
      <w:proofErr w:type="spellStart"/>
      <w:r>
        <w:rPr>
          <w:color w:val="000000"/>
        </w:rPr>
        <w:t>LeBlanc</w:t>
      </w:r>
      <w:proofErr w:type="spellEnd"/>
      <w:r>
        <w:rPr>
          <w:color w:val="000000"/>
        </w:rPr>
        <w:t xml:space="preserve"> A. </w:t>
      </w:r>
      <w:proofErr w:type="spellStart"/>
      <w:r>
        <w:rPr>
          <w:color w:val="000000"/>
        </w:rPr>
        <w:t>Peering</w:t>
      </w:r>
      <w:proofErr w:type="spellEnd"/>
      <w:r>
        <w:rPr>
          <w:color w:val="000000"/>
        </w:rPr>
        <w:t xml:space="preserve"> </w:t>
      </w:r>
      <w:proofErr w:type="spellStart"/>
      <w:r>
        <w:rPr>
          <w:color w:val="000000"/>
        </w:rPr>
        <w:t>into</w:t>
      </w:r>
      <w:proofErr w:type="spellEnd"/>
      <w:r>
        <w:rPr>
          <w:color w:val="000000"/>
        </w:rPr>
        <w:t xml:space="preserve"> the black </w:t>
      </w:r>
      <w:proofErr w:type="gramStart"/>
      <w:r>
        <w:rPr>
          <w:color w:val="000000"/>
        </w:rPr>
        <w:t>box:</w:t>
      </w:r>
      <w:proofErr w:type="gramEnd"/>
      <w:r>
        <w:rPr>
          <w:color w:val="000000"/>
        </w:rPr>
        <w:t xml:space="preserve"> a </w:t>
      </w:r>
      <w:proofErr w:type="spellStart"/>
      <w:r>
        <w:rPr>
          <w:color w:val="000000"/>
        </w:rPr>
        <w:t>meta-analysis</w:t>
      </w:r>
      <w:proofErr w:type="spellEnd"/>
      <w:r>
        <w:rPr>
          <w:color w:val="000000"/>
        </w:rPr>
        <w:t xml:space="preserve"> of how </w:t>
      </w:r>
      <w:proofErr w:type="spellStart"/>
      <w:r>
        <w:rPr>
          <w:color w:val="000000"/>
        </w:rPr>
        <w:t>clinicians</w:t>
      </w:r>
      <w:proofErr w:type="spellEnd"/>
      <w:r>
        <w:rPr>
          <w:color w:val="000000"/>
        </w:rPr>
        <w:t xml:space="preserve"> use </w:t>
      </w:r>
      <w:proofErr w:type="spellStart"/>
      <w:r>
        <w:rPr>
          <w:color w:val="000000"/>
        </w:rPr>
        <w:t>decision</w:t>
      </w:r>
      <w:proofErr w:type="spellEnd"/>
      <w:r>
        <w:rPr>
          <w:color w:val="000000"/>
        </w:rPr>
        <w:t xml:space="preserve"> </w:t>
      </w:r>
      <w:proofErr w:type="spellStart"/>
      <w:r>
        <w:rPr>
          <w:color w:val="000000"/>
        </w:rPr>
        <w:t>aids</w:t>
      </w:r>
      <w:proofErr w:type="spellEnd"/>
      <w:r>
        <w:rPr>
          <w:color w:val="000000"/>
        </w:rPr>
        <w:t xml:space="preserve"> </w:t>
      </w:r>
      <w:proofErr w:type="spellStart"/>
      <w:r>
        <w:rPr>
          <w:color w:val="000000"/>
        </w:rPr>
        <w:t>during</w:t>
      </w:r>
      <w:proofErr w:type="spellEnd"/>
      <w:r>
        <w:rPr>
          <w:color w:val="000000"/>
        </w:rPr>
        <w:t xml:space="preserve"> </w:t>
      </w:r>
      <w:proofErr w:type="spellStart"/>
      <w:r>
        <w:rPr>
          <w:color w:val="000000"/>
        </w:rPr>
        <w:t>clinical</w:t>
      </w:r>
      <w:proofErr w:type="spellEnd"/>
      <w:r>
        <w:rPr>
          <w:color w:val="000000"/>
        </w:rPr>
        <w:t xml:space="preserve"> </w:t>
      </w:r>
      <w:proofErr w:type="spellStart"/>
      <w:r>
        <w:rPr>
          <w:color w:val="000000"/>
        </w:rPr>
        <w:t>encounters</w:t>
      </w:r>
      <w:proofErr w:type="spellEnd"/>
      <w:r>
        <w:rPr>
          <w:color w:val="000000"/>
        </w:rPr>
        <w:t xml:space="preserve">. </w:t>
      </w:r>
      <w:proofErr w:type="spellStart"/>
      <w:r>
        <w:rPr>
          <w:color w:val="000000"/>
        </w:rPr>
        <w:t>Implement</w:t>
      </w:r>
      <w:proofErr w:type="spellEnd"/>
      <w:r>
        <w:rPr>
          <w:color w:val="000000"/>
        </w:rPr>
        <w:t xml:space="preserve"> </w:t>
      </w:r>
      <w:proofErr w:type="spellStart"/>
      <w:r>
        <w:rPr>
          <w:color w:val="000000"/>
        </w:rPr>
        <w:t>Sci</w:t>
      </w:r>
      <w:proofErr w:type="spellEnd"/>
      <w:r>
        <w:rPr>
          <w:color w:val="000000"/>
        </w:rPr>
        <w:t xml:space="preserve">. </w:t>
      </w:r>
      <w:proofErr w:type="gramStart"/>
      <w:r>
        <w:rPr>
          <w:color w:val="000000"/>
        </w:rPr>
        <w:t>2014;</w:t>
      </w:r>
      <w:proofErr w:type="gramEnd"/>
      <w:r>
        <w:rPr>
          <w:color w:val="000000"/>
        </w:rPr>
        <w:t>9:26.</w:t>
      </w:r>
    </w:p>
    <w:p w14:paraId="000001EC" w14:textId="77777777" w:rsidR="001C4A6F" w:rsidRDefault="00C23C04">
      <w:pPr>
        <w:pBdr>
          <w:top w:val="nil"/>
          <w:left w:val="nil"/>
          <w:bottom w:val="nil"/>
          <w:right w:val="nil"/>
          <w:between w:val="nil"/>
        </w:pBdr>
        <w:rPr>
          <w:color w:val="000000"/>
        </w:rPr>
      </w:pPr>
      <w:r>
        <w:rPr>
          <w:color w:val="000000"/>
        </w:rPr>
        <w:t xml:space="preserve">32. </w:t>
      </w:r>
      <w:r>
        <w:rPr>
          <w:color w:val="000000"/>
        </w:rPr>
        <w:tab/>
      </w:r>
      <w:proofErr w:type="spellStart"/>
      <w:r>
        <w:rPr>
          <w:color w:val="000000"/>
        </w:rPr>
        <w:t>Forcino</w:t>
      </w:r>
      <w:proofErr w:type="spellEnd"/>
      <w:r>
        <w:rPr>
          <w:color w:val="000000"/>
        </w:rPr>
        <w:t xml:space="preserve"> RC, </w:t>
      </w:r>
      <w:proofErr w:type="spellStart"/>
      <w:r>
        <w:rPr>
          <w:color w:val="000000"/>
        </w:rPr>
        <w:t>Bustamante</w:t>
      </w:r>
      <w:proofErr w:type="spellEnd"/>
      <w:r>
        <w:rPr>
          <w:color w:val="000000"/>
        </w:rPr>
        <w:t xml:space="preserve"> N, Thompson R, </w:t>
      </w:r>
      <w:proofErr w:type="spellStart"/>
      <w:r>
        <w:rPr>
          <w:color w:val="000000"/>
        </w:rPr>
        <w:t>Percac</w:t>
      </w:r>
      <w:proofErr w:type="spellEnd"/>
      <w:r>
        <w:rPr>
          <w:color w:val="000000"/>
        </w:rPr>
        <w:t xml:space="preserve">-Lima S, </w:t>
      </w:r>
      <w:proofErr w:type="spellStart"/>
      <w:r>
        <w:rPr>
          <w:color w:val="000000"/>
        </w:rPr>
        <w:t>Elwyn</w:t>
      </w:r>
      <w:proofErr w:type="spellEnd"/>
      <w:r>
        <w:rPr>
          <w:color w:val="000000"/>
        </w:rPr>
        <w:t xml:space="preserve"> G, Perez-</w:t>
      </w:r>
      <w:proofErr w:type="spellStart"/>
      <w:r>
        <w:rPr>
          <w:color w:val="000000"/>
        </w:rPr>
        <w:t>Arechaederra</w:t>
      </w:r>
      <w:proofErr w:type="spellEnd"/>
      <w:r>
        <w:rPr>
          <w:color w:val="000000"/>
        </w:rPr>
        <w:t xml:space="preserve"> D, et al. </w:t>
      </w:r>
      <w:proofErr w:type="spellStart"/>
      <w:r>
        <w:rPr>
          <w:color w:val="000000"/>
        </w:rPr>
        <w:t>Developing</w:t>
      </w:r>
      <w:proofErr w:type="spellEnd"/>
      <w:r>
        <w:rPr>
          <w:color w:val="000000"/>
        </w:rPr>
        <w:t xml:space="preserve"> and Pilot </w:t>
      </w:r>
      <w:proofErr w:type="spellStart"/>
      <w:r>
        <w:rPr>
          <w:color w:val="000000"/>
        </w:rPr>
        <w:t>Testing</w:t>
      </w:r>
      <w:proofErr w:type="spellEnd"/>
      <w:r>
        <w:rPr>
          <w:color w:val="000000"/>
        </w:rPr>
        <w:t xml:space="preserve"> a </w:t>
      </w:r>
      <w:proofErr w:type="spellStart"/>
      <w:r>
        <w:rPr>
          <w:color w:val="000000"/>
        </w:rPr>
        <w:t>Spanish</w:t>
      </w:r>
      <w:proofErr w:type="spellEnd"/>
      <w:r>
        <w:rPr>
          <w:color w:val="000000"/>
        </w:rPr>
        <w:t xml:space="preserve"> Translation of </w:t>
      </w:r>
      <w:proofErr w:type="spellStart"/>
      <w:r>
        <w:rPr>
          <w:color w:val="000000"/>
        </w:rPr>
        <w:t>CollaboRATE</w:t>
      </w:r>
      <w:proofErr w:type="spellEnd"/>
      <w:r>
        <w:rPr>
          <w:color w:val="000000"/>
        </w:rPr>
        <w:t xml:space="preserve"> for Use in the United States. </w:t>
      </w:r>
      <w:proofErr w:type="spellStart"/>
      <w:r>
        <w:rPr>
          <w:color w:val="000000"/>
        </w:rPr>
        <w:t>PloS</w:t>
      </w:r>
      <w:proofErr w:type="spellEnd"/>
      <w:r>
        <w:rPr>
          <w:color w:val="000000"/>
        </w:rPr>
        <w:t xml:space="preserve"> one. </w:t>
      </w:r>
      <w:proofErr w:type="gramStart"/>
      <w:r>
        <w:rPr>
          <w:color w:val="000000"/>
        </w:rPr>
        <w:t>2016;</w:t>
      </w:r>
      <w:proofErr w:type="gramEnd"/>
      <w:r>
        <w:rPr>
          <w:color w:val="000000"/>
        </w:rPr>
        <w:t>11(12):e0168538.</w:t>
      </w:r>
    </w:p>
    <w:p w14:paraId="000001ED" w14:textId="77777777" w:rsidR="001C4A6F" w:rsidRDefault="00C23C04">
      <w:pPr>
        <w:pBdr>
          <w:top w:val="nil"/>
          <w:left w:val="nil"/>
          <w:bottom w:val="nil"/>
          <w:right w:val="nil"/>
          <w:between w:val="nil"/>
        </w:pBdr>
        <w:rPr>
          <w:color w:val="000000"/>
        </w:rPr>
      </w:pPr>
      <w:r>
        <w:rPr>
          <w:color w:val="000000"/>
        </w:rPr>
        <w:t xml:space="preserve">33. </w:t>
      </w:r>
      <w:r>
        <w:rPr>
          <w:color w:val="000000"/>
        </w:rPr>
        <w:tab/>
        <w:t xml:space="preserve">Taylor MJ, </w:t>
      </w:r>
      <w:proofErr w:type="spellStart"/>
      <w:r>
        <w:rPr>
          <w:color w:val="000000"/>
        </w:rPr>
        <w:t>McNicholas</w:t>
      </w:r>
      <w:proofErr w:type="spellEnd"/>
      <w:r>
        <w:rPr>
          <w:color w:val="000000"/>
        </w:rPr>
        <w:t xml:space="preserve"> C, </w:t>
      </w:r>
      <w:proofErr w:type="spellStart"/>
      <w:r>
        <w:rPr>
          <w:color w:val="000000"/>
        </w:rPr>
        <w:t>Nicolay</w:t>
      </w:r>
      <w:proofErr w:type="spellEnd"/>
      <w:r>
        <w:rPr>
          <w:color w:val="000000"/>
        </w:rPr>
        <w:t xml:space="preserve"> C, </w:t>
      </w:r>
      <w:proofErr w:type="spellStart"/>
      <w:r>
        <w:rPr>
          <w:color w:val="000000"/>
        </w:rPr>
        <w:t>Darzi</w:t>
      </w:r>
      <w:proofErr w:type="spellEnd"/>
      <w:r>
        <w:rPr>
          <w:color w:val="000000"/>
        </w:rPr>
        <w:t xml:space="preserve"> A, Bell D, Reed JE. </w:t>
      </w:r>
      <w:proofErr w:type="spellStart"/>
      <w:r>
        <w:rPr>
          <w:color w:val="000000"/>
        </w:rPr>
        <w:t>Systematic</w:t>
      </w:r>
      <w:proofErr w:type="spellEnd"/>
      <w:r>
        <w:rPr>
          <w:color w:val="000000"/>
        </w:rPr>
        <w:t xml:space="preserve"> </w:t>
      </w:r>
      <w:proofErr w:type="spellStart"/>
      <w:r>
        <w:rPr>
          <w:color w:val="000000"/>
        </w:rPr>
        <w:t>review</w:t>
      </w:r>
      <w:proofErr w:type="spellEnd"/>
      <w:r>
        <w:rPr>
          <w:color w:val="000000"/>
        </w:rPr>
        <w:t xml:space="preserve"> of the application of the plan-do-</w:t>
      </w:r>
      <w:proofErr w:type="spellStart"/>
      <w:r>
        <w:rPr>
          <w:color w:val="000000"/>
        </w:rPr>
        <w:t>study</w:t>
      </w:r>
      <w:proofErr w:type="spellEnd"/>
      <w:r>
        <w:rPr>
          <w:color w:val="000000"/>
        </w:rPr>
        <w:t>-</w:t>
      </w:r>
      <w:proofErr w:type="spellStart"/>
      <w:r>
        <w:rPr>
          <w:color w:val="000000"/>
        </w:rPr>
        <w:t>act</w:t>
      </w:r>
      <w:proofErr w:type="spellEnd"/>
      <w:r>
        <w:rPr>
          <w:color w:val="000000"/>
        </w:rPr>
        <w:t xml:space="preserve"> </w:t>
      </w:r>
      <w:proofErr w:type="spellStart"/>
      <w:r>
        <w:rPr>
          <w:color w:val="000000"/>
        </w:rPr>
        <w:t>method</w:t>
      </w:r>
      <w:proofErr w:type="spellEnd"/>
      <w:r>
        <w:rPr>
          <w:color w:val="000000"/>
        </w:rPr>
        <w:t xml:space="preserve"> to </w:t>
      </w:r>
      <w:proofErr w:type="spellStart"/>
      <w:r>
        <w:rPr>
          <w:color w:val="000000"/>
        </w:rPr>
        <w:t>improve</w:t>
      </w:r>
      <w:proofErr w:type="spellEnd"/>
      <w:r>
        <w:rPr>
          <w:color w:val="000000"/>
        </w:rPr>
        <w:t xml:space="preserve"> </w:t>
      </w:r>
      <w:proofErr w:type="spellStart"/>
      <w:r>
        <w:rPr>
          <w:color w:val="000000"/>
        </w:rPr>
        <w:t>quality</w:t>
      </w:r>
      <w:proofErr w:type="spellEnd"/>
      <w:r>
        <w:rPr>
          <w:color w:val="000000"/>
        </w:rPr>
        <w:t xml:space="preserve"> in </w:t>
      </w:r>
      <w:proofErr w:type="spellStart"/>
      <w:r>
        <w:rPr>
          <w:color w:val="000000"/>
        </w:rPr>
        <w:t>healthcare</w:t>
      </w:r>
      <w:proofErr w:type="spellEnd"/>
      <w:r>
        <w:rPr>
          <w:color w:val="000000"/>
        </w:rPr>
        <w:t xml:space="preserve">. BMJ </w:t>
      </w:r>
      <w:proofErr w:type="spellStart"/>
      <w:r>
        <w:rPr>
          <w:color w:val="000000"/>
        </w:rPr>
        <w:t>Qual</w:t>
      </w:r>
      <w:proofErr w:type="spellEnd"/>
      <w:r>
        <w:rPr>
          <w:color w:val="000000"/>
        </w:rPr>
        <w:t xml:space="preserve"> </w:t>
      </w:r>
      <w:proofErr w:type="spellStart"/>
      <w:r>
        <w:rPr>
          <w:color w:val="000000"/>
        </w:rPr>
        <w:t>Saf</w:t>
      </w:r>
      <w:proofErr w:type="spellEnd"/>
      <w:r>
        <w:rPr>
          <w:color w:val="000000"/>
        </w:rPr>
        <w:t xml:space="preserve">. </w:t>
      </w:r>
      <w:proofErr w:type="gramStart"/>
      <w:r>
        <w:rPr>
          <w:color w:val="000000"/>
        </w:rPr>
        <w:t>2014;</w:t>
      </w:r>
      <w:proofErr w:type="gramEnd"/>
      <w:r>
        <w:rPr>
          <w:color w:val="000000"/>
        </w:rPr>
        <w:t>23(4):290-8.</w:t>
      </w:r>
    </w:p>
    <w:p w14:paraId="000001EE" w14:textId="77777777" w:rsidR="001C4A6F" w:rsidRDefault="00C23C04">
      <w:pPr>
        <w:pBdr>
          <w:top w:val="nil"/>
          <w:left w:val="nil"/>
          <w:bottom w:val="nil"/>
          <w:right w:val="nil"/>
          <w:between w:val="nil"/>
        </w:pBdr>
        <w:rPr>
          <w:color w:val="000000"/>
        </w:rPr>
      </w:pPr>
      <w:r>
        <w:rPr>
          <w:color w:val="000000"/>
        </w:rPr>
        <w:t xml:space="preserve">34. </w:t>
      </w:r>
      <w:r>
        <w:rPr>
          <w:color w:val="000000"/>
        </w:rPr>
        <w:tab/>
      </w:r>
      <w:proofErr w:type="spellStart"/>
      <w:r>
        <w:rPr>
          <w:color w:val="000000"/>
        </w:rPr>
        <w:t>Elwyn</w:t>
      </w:r>
      <w:proofErr w:type="spellEnd"/>
      <w:r>
        <w:rPr>
          <w:color w:val="000000"/>
        </w:rPr>
        <w:t xml:space="preserve"> G, Legare F, van der </w:t>
      </w:r>
      <w:proofErr w:type="spellStart"/>
      <w:r>
        <w:rPr>
          <w:color w:val="000000"/>
        </w:rPr>
        <w:t>Weijden</w:t>
      </w:r>
      <w:proofErr w:type="spellEnd"/>
      <w:r>
        <w:rPr>
          <w:color w:val="000000"/>
        </w:rPr>
        <w:t xml:space="preserve"> T, Edwards A, May C. </w:t>
      </w:r>
      <w:proofErr w:type="spellStart"/>
      <w:r>
        <w:rPr>
          <w:color w:val="000000"/>
        </w:rPr>
        <w:t>Arduous</w:t>
      </w:r>
      <w:proofErr w:type="spellEnd"/>
      <w:r>
        <w:rPr>
          <w:color w:val="000000"/>
        </w:rPr>
        <w:t xml:space="preserve"> </w:t>
      </w:r>
      <w:proofErr w:type="spellStart"/>
      <w:proofErr w:type="gramStart"/>
      <w:r>
        <w:rPr>
          <w:color w:val="000000"/>
        </w:rPr>
        <w:t>implementation</w:t>
      </w:r>
      <w:proofErr w:type="spellEnd"/>
      <w:r>
        <w:rPr>
          <w:color w:val="000000"/>
        </w:rPr>
        <w:t>:</w:t>
      </w:r>
      <w:proofErr w:type="gramEnd"/>
      <w:r>
        <w:rPr>
          <w:color w:val="000000"/>
        </w:rPr>
        <w:t xml:space="preserve"> </w:t>
      </w:r>
      <w:proofErr w:type="spellStart"/>
      <w:r>
        <w:rPr>
          <w:color w:val="000000"/>
        </w:rPr>
        <w:t>does</w:t>
      </w:r>
      <w:proofErr w:type="spellEnd"/>
      <w:r>
        <w:rPr>
          <w:color w:val="000000"/>
        </w:rPr>
        <w:t xml:space="preserve"> the Normalisation </w:t>
      </w:r>
      <w:proofErr w:type="spellStart"/>
      <w:r>
        <w:rPr>
          <w:color w:val="000000"/>
        </w:rPr>
        <w:t>Process</w:t>
      </w:r>
      <w:proofErr w:type="spellEnd"/>
      <w:r>
        <w:rPr>
          <w:color w:val="000000"/>
        </w:rPr>
        <w:t xml:space="preserve"> Model </w:t>
      </w:r>
      <w:proofErr w:type="spellStart"/>
      <w:r>
        <w:rPr>
          <w:color w:val="000000"/>
        </w:rPr>
        <w:t>explain</w:t>
      </w:r>
      <w:proofErr w:type="spellEnd"/>
      <w:r>
        <w:rPr>
          <w:color w:val="000000"/>
        </w:rPr>
        <w:t xml:space="preserve"> </w:t>
      </w:r>
      <w:proofErr w:type="spellStart"/>
      <w:r>
        <w:rPr>
          <w:color w:val="000000"/>
        </w:rPr>
        <w:t>why</w:t>
      </w:r>
      <w:proofErr w:type="spellEnd"/>
      <w:r>
        <w:rPr>
          <w:color w:val="000000"/>
        </w:rPr>
        <w:t xml:space="preserve"> </w:t>
      </w:r>
      <w:proofErr w:type="spellStart"/>
      <w:r>
        <w:rPr>
          <w:color w:val="000000"/>
        </w:rPr>
        <w:t>it's</w:t>
      </w:r>
      <w:proofErr w:type="spellEnd"/>
      <w:r>
        <w:rPr>
          <w:color w:val="000000"/>
        </w:rPr>
        <w:t xml:space="preserve"> </w:t>
      </w:r>
      <w:proofErr w:type="spellStart"/>
      <w:r>
        <w:rPr>
          <w:color w:val="000000"/>
        </w:rPr>
        <w:t>so</w:t>
      </w:r>
      <w:proofErr w:type="spellEnd"/>
      <w:r>
        <w:rPr>
          <w:color w:val="000000"/>
        </w:rPr>
        <w:t xml:space="preserve"> </w:t>
      </w:r>
      <w:proofErr w:type="spellStart"/>
      <w:r>
        <w:rPr>
          <w:color w:val="000000"/>
        </w:rPr>
        <w:t>difficult</w:t>
      </w:r>
      <w:proofErr w:type="spellEnd"/>
      <w:r>
        <w:rPr>
          <w:color w:val="000000"/>
        </w:rPr>
        <w:t xml:space="preserve"> to </w:t>
      </w:r>
      <w:proofErr w:type="spellStart"/>
      <w:r>
        <w:rPr>
          <w:color w:val="000000"/>
        </w:rPr>
        <w:t>embed</w:t>
      </w:r>
      <w:proofErr w:type="spellEnd"/>
      <w:r>
        <w:rPr>
          <w:color w:val="000000"/>
        </w:rPr>
        <w:t xml:space="preserve"> </w:t>
      </w:r>
      <w:proofErr w:type="spellStart"/>
      <w:r>
        <w:rPr>
          <w:color w:val="000000"/>
        </w:rPr>
        <w:t>decision</w:t>
      </w:r>
      <w:proofErr w:type="spellEnd"/>
      <w:r>
        <w:rPr>
          <w:color w:val="000000"/>
        </w:rPr>
        <w:t xml:space="preserve"> support technologies for patients in routine </w:t>
      </w:r>
      <w:proofErr w:type="spellStart"/>
      <w:r>
        <w:rPr>
          <w:color w:val="000000"/>
        </w:rPr>
        <w:t>clinical</w:t>
      </w:r>
      <w:proofErr w:type="spellEnd"/>
      <w:r>
        <w:rPr>
          <w:color w:val="000000"/>
        </w:rPr>
        <w:t xml:space="preserve"> practice. </w:t>
      </w:r>
      <w:proofErr w:type="spellStart"/>
      <w:r>
        <w:rPr>
          <w:color w:val="000000"/>
        </w:rPr>
        <w:t>Implementation</w:t>
      </w:r>
      <w:proofErr w:type="spellEnd"/>
      <w:r>
        <w:rPr>
          <w:color w:val="000000"/>
        </w:rPr>
        <w:t xml:space="preserve"> science : IS. </w:t>
      </w:r>
      <w:proofErr w:type="gramStart"/>
      <w:r>
        <w:rPr>
          <w:color w:val="000000"/>
        </w:rPr>
        <w:t>2008;</w:t>
      </w:r>
      <w:proofErr w:type="gramEnd"/>
      <w:r>
        <w:rPr>
          <w:color w:val="000000"/>
        </w:rPr>
        <w:t>3:57.</w:t>
      </w:r>
    </w:p>
    <w:p w14:paraId="000001EF" w14:textId="77777777" w:rsidR="001C4A6F" w:rsidRDefault="00C23C04">
      <w:pPr>
        <w:pBdr>
          <w:top w:val="nil"/>
          <w:left w:val="nil"/>
          <w:bottom w:val="nil"/>
          <w:right w:val="nil"/>
          <w:between w:val="nil"/>
        </w:pBdr>
        <w:rPr>
          <w:color w:val="000000"/>
        </w:rPr>
      </w:pPr>
      <w:r>
        <w:rPr>
          <w:color w:val="000000"/>
        </w:rPr>
        <w:t xml:space="preserve">35. </w:t>
      </w:r>
      <w:r>
        <w:rPr>
          <w:color w:val="000000"/>
        </w:rPr>
        <w:tab/>
        <w:t xml:space="preserve">Murray E, </w:t>
      </w:r>
      <w:proofErr w:type="spellStart"/>
      <w:r>
        <w:rPr>
          <w:color w:val="000000"/>
        </w:rPr>
        <w:t>Treweek</w:t>
      </w:r>
      <w:proofErr w:type="spellEnd"/>
      <w:r>
        <w:rPr>
          <w:color w:val="000000"/>
        </w:rPr>
        <w:t xml:space="preserve"> S, Pope C, </w:t>
      </w:r>
      <w:proofErr w:type="spellStart"/>
      <w:r>
        <w:rPr>
          <w:color w:val="000000"/>
        </w:rPr>
        <w:t>MacFarlane</w:t>
      </w:r>
      <w:proofErr w:type="spellEnd"/>
      <w:r>
        <w:rPr>
          <w:color w:val="000000"/>
        </w:rPr>
        <w:t xml:space="preserve"> A, </w:t>
      </w:r>
      <w:proofErr w:type="spellStart"/>
      <w:r>
        <w:rPr>
          <w:color w:val="000000"/>
        </w:rPr>
        <w:t>Ballini</w:t>
      </w:r>
      <w:proofErr w:type="spellEnd"/>
      <w:r>
        <w:rPr>
          <w:color w:val="000000"/>
        </w:rPr>
        <w:t xml:space="preserve"> L, </w:t>
      </w:r>
      <w:proofErr w:type="spellStart"/>
      <w:r>
        <w:rPr>
          <w:color w:val="000000"/>
        </w:rPr>
        <w:t>Dowrick</w:t>
      </w:r>
      <w:proofErr w:type="spellEnd"/>
      <w:r>
        <w:rPr>
          <w:color w:val="000000"/>
        </w:rPr>
        <w:t xml:space="preserve"> C, et al. Normalisation </w:t>
      </w:r>
      <w:proofErr w:type="spellStart"/>
      <w:r>
        <w:rPr>
          <w:color w:val="000000"/>
        </w:rPr>
        <w:t>process</w:t>
      </w:r>
      <w:proofErr w:type="spellEnd"/>
      <w:r>
        <w:rPr>
          <w:color w:val="000000"/>
        </w:rPr>
        <w:t xml:space="preserve"> </w:t>
      </w:r>
      <w:proofErr w:type="spellStart"/>
      <w:proofErr w:type="gramStart"/>
      <w:r>
        <w:rPr>
          <w:color w:val="000000"/>
        </w:rPr>
        <w:t>theory</w:t>
      </w:r>
      <w:proofErr w:type="spellEnd"/>
      <w:r>
        <w:rPr>
          <w:color w:val="000000"/>
        </w:rPr>
        <w:t>:</w:t>
      </w:r>
      <w:proofErr w:type="gramEnd"/>
      <w:r>
        <w:rPr>
          <w:color w:val="000000"/>
        </w:rPr>
        <w:t xml:space="preserve"> a </w:t>
      </w:r>
      <w:proofErr w:type="spellStart"/>
      <w:r>
        <w:rPr>
          <w:color w:val="000000"/>
        </w:rPr>
        <w:t>framework</w:t>
      </w:r>
      <w:proofErr w:type="spellEnd"/>
      <w:r>
        <w:rPr>
          <w:color w:val="000000"/>
        </w:rPr>
        <w:t xml:space="preserve"> for </w:t>
      </w:r>
      <w:proofErr w:type="spellStart"/>
      <w:r>
        <w:rPr>
          <w:color w:val="000000"/>
        </w:rPr>
        <w:t>developing</w:t>
      </w:r>
      <w:proofErr w:type="spellEnd"/>
      <w:r>
        <w:rPr>
          <w:color w:val="000000"/>
        </w:rPr>
        <w:t xml:space="preserve">, </w:t>
      </w:r>
      <w:proofErr w:type="spellStart"/>
      <w:r>
        <w:rPr>
          <w:color w:val="000000"/>
        </w:rPr>
        <w:t>evaluating</w:t>
      </w:r>
      <w:proofErr w:type="spellEnd"/>
      <w:r>
        <w:rPr>
          <w:color w:val="000000"/>
        </w:rPr>
        <w:t xml:space="preserve"> and </w:t>
      </w:r>
      <w:proofErr w:type="spellStart"/>
      <w:r>
        <w:rPr>
          <w:color w:val="000000"/>
        </w:rPr>
        <w:t>implementing</w:t>
      </w:r>
      <w:proofErr w:type="spellEnd"/>
      <w:r>
        <w:rPr>
          <w:color w:val="000000"/>
        </w:rPr>
        <w:t xml:space="preserve"> </w:t>
      </w:r>
      <w:proofErr w:type="spellStart"/>
      <w:r>
        <w:rPr>
          <w:color w:val="000000"/>
        </w:rPr>
        <w:t>complex</w:t>
      </w:r>
      <w:proofErr w:type="spellEnd"/>
      <w:r>
        <w:rPr>
          <w:color w:val="000000"/>
        </w:rPr>
        <w:t xml:space="preserve"> interventions. BMC </w:t>
      </w:r>
      <w:proofErr w:type="spellStart"/>
      <w:r>
        <w:rPr>
          <w:color w:val="000000"/>
        </w:rPr>
        <w:t>medicine</w:t>
      </w:r>
      <w:proofErr w:type="spellEnd"/>
      <w:r>
        <w:rPr>
          <w:color w:val="000000"/>
        </w:rPr>
        <w:t xml:space="preserve">. </w:t>
      </w:r>
      <w:proofErr w:type="gramStart"/>
      <w:r>
        <w:rPr>
          <w:color w:val="000000"/>
        </w:rPr>
        <w:t>2010;</w:t>
      </w:r>
      <w:proofErr w:type="gramEnd"/>
      <w:r>
        <w:rPr>
          <w:color w:val="000000"/>
        </w:rPr>
        <w:t>8:63.</w:t>
      </w:r>
    </w:p>
    <w:p w14:paraId="000001F0" w14:textId="77777777" w:rsidR="001C4A6F" w:rsidRDefault="00C23C04">
      <w:pPr>
        <w:pBdr>
          <w:top w:val="nil"/>
          <w:left w:val="nil"/>
          <w:bottom w:val="nil"/>
          <w:right w:val="nil"/>
          <w:between w:val="nil"/>
        </w:pBdr>
        <w:rPr>
          <w:color w:val="000000"/>
        </w:rPr>
      </w:pPr>
      <w:r>
        <w:rPr>
          <w:color w:val="000000"/>
        </w:rPr>
        <w:t xml:space="preserve">36. </w:t>
      </w:r>
      <w:r>
        <w:rPr>
          <w:color w:val="000000"/>
        </w:rPr>
        <w:tab/>
        <w:t xml:space="preserve">Ford S, Hall A, </w:t>
      </w:r>
      <w:proofErr w:type="spellStart"/>
      <w:r>
        <w:rPr>
          <w:color w:val="000000"/>
        </w:rPr>
        <w:t>Ratcliffe</w:t>
      </w:r>
      <w:proofErr w:type="spellEnd"/>
      <w:r>
        <w:rPr>
          <w:color w:val="000000"/>
        </w:rPr>
        <w:t xml:space="preserve"> D, </w:t>
      </w:r>
      <w:proofErr w:type="spellStart"/>
      <w:r>
        <w:rPr>
          <w:color w:val="000000"/>
        </w:rPr>
        <w:t>Fallowfield</w:t>
      </w:r>
      <w:proofErr w:type="spellEnd"/>
      <w:r>
        <w:rPr>
          <w:color w:val="000000"/>
        </w:rPr>
        <w:t xml:space="preserve"> L. The </w:t>
      </w:r>
      <w:proofErr w:type="spellStart"/>
      <w:r>
        <w:rPr>
          <w:color w:val="000000"/>
        </w:rPr>
        <w:t>Medical</w:t>
      </w:r>
      <w:proofErr w:type="spellEnd"/>
      <w:r>
        <w:rPr>
          <w:color w:val="000000"/>
        </w:rPr>
        <w:t xml:space="preserve"> Interaction </w:t>
      </w:r>
      <w:proofErr w:type="spellStart"/>
      <w:r>
        <w:rPr>
          <w:color w:val="000000"/>
        </w:rPr>
        <w:t>Process</w:t>
      </w:r>
      <w:proofErr w:type="spellEnd"/>
      <w:r>
        <w:rPr>
          <w:color w:val="000000"/>
        </w:rPr>
        <w:t xml:space="preserve"> System (MIPS</w:t>
      </w:r>
      <w:proofErr w:type="gramStart"/>
      <w:r>
        <w:rPr>
          <w:color w:val="000000"/>
        </w:rPr>
        <w:t>):</w:t>
      </w:r>
      <w:proofErr w:type="gramEnd"/>
      <w:r>
        <w:rPr>
          <w:color w:val="000000"/>
        </w:rPr>
        <w:t xml:space="preserve"> an instrument for </w:t>
      </w:r>
      <w:proofErr w:type="spellStart"/>
      <w:r>
        <w:rPr>
          <w:color w:val="000000"/>
        </w:rPr>
        <w:t>analyzing</w:t>
      </w:r>
      <w:proofErr w:type="spellEnd"/>
      <w:r>
        <w:rPr>
          <w:color w:val="000000"/>
        </w:rPr>
        <w:t xml:space="preserve"> interviews of </w:t>
      </w:r>
      <w:proofErr w:type="spellStart"/>
      <w:r>
        <w:rPr>
          <w:color w:val="000000"/>
        </w:rPr>
        <w:t>oncologists</w:t>
      </w:r>
      <w:proofErr w:type="spellEnd"/>
      <w:r>
        <w:rPr>
          <w:color w:val="000000"/>
        </w:rPr>
        <w:t xml:space="preserve"> and patients </w:t>
      </w:r>
      <w:proofErr w:type="spellStart"/>
      <w:r>
        <w:rPr>
          <w:color w:val="000000"/>
        </w:rPr>
        <w:t>with</w:t>
      </w:r>
      <w:proofErr w:type="spellEnd"/>
      <w:r>
        <w:rPr>
          <w:color w:val="000000"/>
        </w:rPr>
        <w:t xml:space="preserve"> cancer. Social Science &amp; </w:t>
      </w:r>
      <w:proofErr w:type="spellStart"/>
      <w:r>
        <w:rPr>
          <w:color w:val="000000"/>
        </w:rPr>
        <w:t>Medicine</w:t>
      </w:r>
      <w:proofErr w:type="spellEnd"/>
      <w:r>
        <w:rPr>
          <w:color w:val="000000"/>
        </w:rPr>
        <w:t xml:space="preserve">. </w:t>
      </w:r>
      <w:proofErr w:type="gramStart"/>
      <w:r>
        <w:rPr>
          <w:color w:val="000000"/>
        </w:rPr>
        <w:t>2000;</w:t>
      </w:r>
      <w:proofErr w:type="gramEnd"/>
      <w:r>
        <w:rPr>
          <w:color w:val="000000"/>
        </w:rPr>
        <w:t>50:553-66.</w:t>
      </w:r>
    </w:p>
    <w:p w14:paraId="000001F1" w14:textId="77777777" w:rsidR="001C4A6F" w:rsidRDefault="00C23C04">
      <w:pPr>
        <w:pBdr>
          <w:top w:val="nil"/>
          <w:left w:val="nil"/>
          <w:bottom w:val="nil"/>
          <w:right w:val="nil"/>
          <w:between w:val="nil"/>
        </w:pBdr>
        <w:rPr>
          <w:color w:val="000000"/>
        </w:rPr>
      </w:pPr>
      <w:r>
        <w:rPr>
          <w:color w:val="000000"/>
        </w:rPr>
        <w:t> </w:t>
      </w:r>
    </w:p>
    <w:p w14:paraId="000001F2" w14:textId="77777777" w:rsidR="001C4A6F" w:rsidRDefault="001C4A6F">
      <w:pPr>
        <w:pBdr>
          <w:top w:val="nil"/>
          <w:left w:val="nil"/>
          <w:bottom w:val="nil"/>
          <w:right w:val="nil"/>
          <w:between w:val="nil"/>
        </w:pBdr>
        <w:rPr>
          <w:color w:val="000000"/>
        </w:rPr>
      </w:pPr>
    </w:p>
    <w:p w14:paraId="000001F3" w14:textId="77777777" w:rsidR="001C4A6F" w:rsidRDefault="00C23C04">
      <w:pPr>
        <w:widowControl w:val="0"/>
        <w:pBdr>
          <w:top w:val="nil"/>
          <w:left w:val="nil"/>
          <w:bottom w:val="nil"/>
          <w:right w:val="nil"/>
          <w:between w:val="nil"/>
        </w:pBdr>
        <w:ind w:left="640" w:hanging="640"/>
        <w:rPr>
          <w:color w:val="000000"/>
          <w:sz w:val="22"/>
          <w:szCs w:val="22"/>
        </w:rPr>
      </w:pPr>
      <w:r>
        <w:rPr>
          <w:color w:val="000000"/>
          <w:sz w:val="22"/>
          <w:szCs w:val="22"/>
        </w:rPr>
        <w:t xml:space="preserve"> </w:t>
      </w:r>
    </w:p>
    <w:p w14:paraId="000001F4" w14:textId="77777777" w:rsidR="001C4A6F" w:rsidRDefault="00C23C04">
      <w:pPr>
        <w:pStyle w:val="Titre1"/>
        <w:rPr>
          <w:rFonts w:ascii="Arial" w:eastAsia="Arial" w:hAnsi="Arial" w:cs="Arial"/>
          <w:smallCaps/>
        </w:rPr>
      </w:pPr>
      <w:bookmarkStart w:id="191" w:name="_heading=h.2lwamvv" w:colFirst="0" w:colLast="0"/>
      <w:bookmarkEnd w:id="191"/>
      <w:r>
        <w:rPr>
          <w:rFonts w:ascii="Arial" w:eastAsia="Arial" w:hAnsi="Arial" w:cs="Arial"/>
          <w:smallCaps/>
        </w:rPr>
        <w:t>14 - LISTE DES ANNEXES</w:t>
      </w:r>
    </w:p>
    <w:p w14:paraId="000001F5" w14:textId="77777777" w:rsidR="001C4A6F" w:rsidRDefault="001C4A6F">
      <w:pPr>
        <w:pBdr>
          <w:top w:val="nil"/>
          <w:left w:val="nil"/>
          <w:bottom w:val="nil"/>
          <w:right w:val="nil"/>
          <w:between w:val="nil"/>
        </w:pBdr>
        <w:jc w:val="both"/>
        <w:rPr>
          <w:color w:val="000000"/>
          <w:sz w:val="22"/>
          <w:szCs w:val="22"/>
        </w:rPr>
      </w:pPr>
    </w:p>
    <w:bookmarkStart w:id="192" w:name="_heading=h.111kx3o" w:colFirst="0" w:colLast="0"/>
    <w:bookmarkEnd w:id="192"/>
    <w:p w14:paraId="000001F6"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fldChar w:fldCharType="begin"/>
      </w:r>
      <w:r>
        <w:instrText xml:space="preserve"> HYPERLINK \l "_heading=h.sqyw64" \h </w:instrText>
      </w:r>
      <w:r>
        <w:fldChar w:fldCharType="separate"/>
      </w:r>
      <w:r>
        <w:rPr>
          <w:rFonts w:ascii="Calibri" w:eastAsia="Calibri" w:hAnsi="Calibri" w:cs="Calibri"/>
          <w:color w:val="000000"/>
          <w:sz w:val="22"/>
          <w:szCs w:val="22"/>
        </w:rPr>
        <w:t xml:space="preserve">ANNEXE 1 : OUTIL DE DECISION  1- RADIOTHERAPIE CONVENTIONNELLE, PEROPERATOIRE OU ABSTENTION DE RADIOTHERAPIE </w:t>
      </w:r>
      <w:r>
        <w:rPr>
          <w:rFonts w:ascii="Calibri" w:eastAsia="Calibri" w:hAnsi="Calibri" w:cs="Calibri"/>
          <w:color w:val="000000"/>
          <w:sz w:val="22"/>
          <w:szCs w:val="22"/>
        </w:rPr>
        <w:fldChar w:fldCharType="end"/>
      </w:r>
      <w:r>
        <w:fldChar w:fldCharType="begin"/>
      </w:r>
      <w:r>
        <w:instrText xml:space="preserve"> HYPERLINK \l "_heading=h.sqyw64" </w:instrText>
      </w:r>
      <w:r>
        <w:fldChar w:fldCharType="separate"/>
      </w:r>
    </w:p>
    <w:p w14:paraId="000001F7" w14:textId="77777777" w:rsidR="001C4A6F" w:rsidRDefault="00C23C04">
      <w:pPr>
        <w:widowControl w:val="0"/>
        <w:pBdr>
          <w:top w:val="nil"/>
          <w:left w:val="nil"/>
          <w:bottom w:val="nil"/>
          <w:right w:val="nil"/>
          <w:between w:val="nil"/>
        </w:pBdr>
        <w:jc w:val="both"/>
        <w:rPr>
          <w:rFonts w:ascii="Calibri" w:eastAsia="Calibri" w:hAnsi="Calibri" w:cs="Calibri"/>
          <w:color w:val="000000"/>
          <w:sz w:val="22"/>
          <w:szCs w:val="22"/>
        </w:rPr>
      </w:pPr>
      <w:r>
        <w:fldChar w:fldCharType="end"/>
      </w:r>
      <w:r>
        <w:fldChar w:fldCharType="begin"/>
      </w:r>
      <w:r>
        <w:instrText xml:space="preserve"> HYPERLINK \l "_heading=h.sqyw64" </w:instrText>
      </w:r>
      <w:r>
        <w:fldChar w:fldCharType="separate"/>
      </w:r>
    </w:p>
    <w:p w14:paraId="000001F8"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fldChar w:fldCharType="end"/>
      </w:r>
      <w:r>
        <w:rPr>
          <w:rFonts w:ascii="Calibri" w:eastAsia="Calibri" w:hAnsi="Calibri" w:cs="Calibri"/>
          <w:color w:val="000000"/>
          <w:sz w:val="22"/>
          <w:szCs w:val="22"/>
        </w:rPr>
        <w:t xml:space="preserve">ANNEXE 2 : OUTIL DE DECISION </w:t>
      </w:r>
      <w:proofErr w:type="gramStart"/>
      <w:r>
        <w:rPr>
          <w:rFonts w:ascii="Calibri" w:eastAsia="Calibri" w:hAnsi="Calibri" w:cs="Calibri"/>
          <w:color w:val="000000"/>
          <w:sz w:val="22"/>
          <w:szCs w:val="22"/>
        </w:rPr>
        <w:t>2  –</w:t>
      </w:r>
      <w:proofErr w:type="gramEnd"/>
      <w:r>
        <w:rPr>
          <w:rFonts w:ascii="Calibri" w:eastAsia="Calibri" w:hAnsi="Calibri" w:cs="Calibri"/>
          <w:color w:val="000000"/>
          <w:sz w:val="22"/>
          <w:szCs w:val="22"/>
        </w:rPr>
        <w:t xml:space="preserve"> PARTICIPATION (OU NON) A UN ESSAI CLINIQUE DE PHASE PRECOCE</w:t>
      </w:r>
    </w:p>
    <w:p w14:paraId="000001F9" w14:textId="77777777" w:rsidR="001C4A6F" w:rsidRDefault="001C4A6F">
      <w:pPr>
        <w:widowControl w:val="0"/>
        <w:pBdr>
          <w:top w:val="nil"/>
          <w:left w:val="nil"/>
          <w:bottom w:val="nil"/>
          <w:right w:val="nil"/>
          <w:between w:val="nil"/>
        </w:pBdr>
        <w:jc w:val="both"/>
        <w:rPr>
          <w:rFonts w:ascii="Calibri" w:eastAsia="Calibri" w:hAnsi="Calibri" w:cs="Calibri"/>
          <w:color w:val="000000"/>
          <w:sz w:val="22"/>
          <w:szCs w:val="22"/>
        </w:rPr>
      </w:pPr>
    </w:p>
    <w:p w14:paraId="000001FA"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rPr>
          <w:rFonts w:ascii="Calibri" w:eastAsia="Calibri" w:hAnsi="Calibri" w:cs="Calibri"/>
          <w:color w:val="000000"/>
          <w:sz w:val="22"/>
          <w:szCs w:val="22"/>
        </w:rPr>
        <w:t>ANNEXE 3 : QUESTIONS POUR LA SELECTION DES PARTICIPANTS SUR LE RESEAU SEINTINELLES</w:t>
      </w:r>
    </w:p>
    <w:p w14:paraId="000001FB" w14:textId="77777777" w:rsidR="001C4A6F" w:rsidRDefault="001C4A6F">
      <w:pPr>
        <w:widowControl w:val="0"/>
        <w:pBdr>
          <w:top w:val="nil"/>
          <w:left w:val="nil"/>
          <w:bottom w:val="nil"/>
          <w:right w:val="nil"/>
          <w:between w:val="nil"/>
        </w:pBdr>
        <w:jc w:val="both"/>
        <w:rPr>
          <w:rFonts w:ascii="Calibri" w:eastAsia="Calibri" w:hAnsi="Calibri" w:cs="Calibri"/>
          <w:color w:val="000000"/>
          <w:sz w:val="22"/>
          <w:szCs w:val="22"/>
        </w:rPr>
      </w:pPr>
    </w:p>
    <w:p w14:paraId="000001FC"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rPr>
          <w:rFonts w:ascii="Calibri" w:eastAsia="Calibri" w:hAnsi="Calibri" w:cs="Calibri"/>
          <w:color w:val="000000"/>
          <w:sz w:val="22"/>
          <w:szCs w:val="22"/>
        </w:rPr>
        <w:t>ANNEXE 4 : QUESTIONNAIRE SUR L’OUTIL DE DECISION  1- RADIOTHERAPIE CONVENTIONNELLE, PEROPERATOIRE OU ABSTENTION DE RADIOTHERAPIE</w:t>
      </w:r>
    </w:p>
    <w:p w14:paraId="000001FD" w14:textId="77777777" w:rsidR="001C4A6F" w:rsidRDefault="001C4A6F">
      <w:pPr>
        <w:pBdr>
          <w:top w:val="nil"/>
          <w:left w:val="nil"/>
          <w:bottom w:val="nil"/>
          <w:right w:val="nil"/>
          <w:between w:val="nil"/>
        </w:pBdr>
        <w:jc w:val="both"/>
        <w:rPr>
          <w:rFonts w:ascii="Calibri" w:eastAsia="Calibri" w:hAnsi="Calibri" w:cs="Calibri"/>
          <w:color w:val="000000"/>
          <w:sz w:val="22"/>
          <w:szCs w:val="22"/>
        </w:rPr>
      </w:pPr>
    </w:p>
    <w:p w14:paraId="000001FE"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rPr>
          <w:rFonts w:ascii="Calibri" w:eastAsia="Calibri" w:hAnsi="Calibri" w:cs="Calibri"/>
          <w:color w:val="000000"/>
          <w:sz w:val="22"/>
          <w:szCs w:val="22"/>
        </w:rPr>
        <w:t xml:space="preserve">ANNEXE 5 : QUESTIONNAIRE SUR L’OUTIL DE DECISION </w:t>
      </w:r>
      <w:proofErr w:type="gramStart"/>
      <w:r>
        <w:rPr>
          <w:rFonts w:ascii="Calibri" w:eastAsia="Calibri" w:hAnsi="Calibri" w:cs="Calibri"/>
          <w:color w:val="000000"/>
          <w:sz w:val="22"/>
          <w:szCs w:val="22"/>
        </w:rPr>
        <w:t>2  –</w:t>
      </w:r>
      <w:proofErr w:type="gramEnd"/>
      <w:r>
        <w:rPr>
          <w:rFonts w:ascii="Calibri" w:eastAsia="Calibri" w:hAnsi="Calibri" w:cs="Calibri"/>
          <w:color w:val="000000"/>
          <w:sz w:val="22"/>
          <w:szCs w:val="22"/>
        </w:rPr>
        <w:t xml:space="preserve"> PARTICIPATION (OU NON) A UN ESSAI CLINIQUE DE PHASE PRECOCE</w:t>
      </w:r>
    </w:p>
    <w:p w14:paraId="000001FF" w14:textId="77777777" w:rsidR="001C4A6F" w:rsidRDefault="001C4A6F">
      <w:pPr>
        <w:pBdr>
          <w:top w:val="nil"/>
          <w:left w:val="nil"/>
          <w:bottom w:val="nil"/>
          <w:right w:val="nil"/>
          <w:between w:val="nil"/>
        </w:pBdr>
        <w:ind w:left="708"/>
        <w:rPr>
          <w:rFonts w:ascii="Calibri" w:eastAsia="Calibri" w:hAnsi="Calibri" w:cs="Calibri"/>
          <w:color w:val="000000"/>
          <w:sz w:val="22"/>
          <w:szCs w:val="22"/>
        </w:rPr>
      </w:pPr>
    </w:p>
    <w:p w14:paraId="00000200"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rPr>
          <w:rFonts w:ascii="Calibri" w:eastAsia="Calibri" w:hAnsi="Calibri" w:cs="Calibri"/>
          <w:color w:val="000000"/>
          <w:sz w:val="22"/>
          <w:szCs w:val="22"/>
        </w:rPr>
        <w:t xml:space="preserve">ANNEXE 6 : Questionnaire de recherche pour entretien patients Institut Paoli </w:t>
      </w:r>
      <w:proofErr w:type="spellStart"/>
      <w:r>
        <w:rPr>
          <w:rFonts w:ascii="Calibri" w:eastAsia="Calibri" w:hAnsi="Calibri" w:cs="Calibri"/>
          <w:color w:val="000000"/>
          <w:sz w:val="22"/>
          <w:szCs w:val="22"/>
        </w:rPr>
        <w:t>Calmettes</w:t>
      </w:r>
      <w:proofErr w:type="spellEnd"/>
      <w:r>
        <w:rPr>
          <w:rFonts w:ascii="Calibri" w:eastAsia="Calibri" w:hAnsi="Calibri" w:cs="Calibri"/>
          <w:color w:val="000000"/>
          <w:sz w:val="22"/>
          <w:szCs w:val="22"/>
        </w:rPr>
        <w:t>.</w:t>
      </w:r>
    </w:p>
    <w:p w14:paraId="00000201" w14:textId="77777777" w:rsidR="001C4A6F" w:rsidRDefault="00C23C04">
      <w:pPr>
        <w:widowControl w:val="0"/>
        <w:numPr>
          <w:ilvl w:val="0"/>
          <w:numId w:val="8"/>
        </w:numPr>
        <w:pBdr>
          <w:top w:val="nil"/>
          <w:left w:val="nil"/>
          <w:bottom w:val="nil"/>
          <w:right w:val="nil"/>
          <w:between w:val="nil"/>
        </w:pBdr>
        <w:jc w:val="both"/>
        <w:rPr>
          <w:color w:val="000000"/>
          <w:sz w:val="22"/>
          <w:szCs w:val="22"/>
        </w:rPr>
      </w:pPr>
      <w:r>
        <w:rPr>
          <w:rFonts w:ascii="Calibri" w:eastAsia="Calibri" w:hAnsi="Calibri" w:cs="Calibri"/>
          <w:color w:val="000000"/>
          <w:sz w:val="22"/>
          <w:szCs w:val="22"/>
        </w:rPr>
        <w:t xml:space="preserve">ANNEXE 7 : Questionnaire de recherche pour entretien médecins Institut Paoli </w:t>
      </w:r>
      <w:proofErr w:type="spellStart"/>
      <w:r>
        <w:rPr>
          <w:rFonts w:ascii="Calibri" w:eastAsia="Calibri" w:hAnsi="Calibri" w:cs="Calibri"/>
          <w:color w:val="000000"/>
          <w:sz w:val="22"/>
          <w:szCs w:val="22"/>
        </w:rPr>
        <w:t>Calmettes</w:t>
      </w:r>
      <w:proofErr w:type="spellEnd"/>
    </w:p>
    <w:p w14:paraId="00000202" w14:textId="77777777" w:rsidR="001C4A6F" w:rsidRDefault="00C23C04">
      <w:pPr>
        <w:pStyle w:val="Titre2"/>
        <w:ind w:firstLine="567"/>
      </w:pPr>
      <w:bookmarkStart w:id="193" w:name="_heading=h.3l18frh" w:colFirst="0" w:colLast="0"/>
      <w:bookmarkEnd w:id="193"/>
      <w:r>
        <w:br w:type="page"/>
      </w:r>
      <w:r>
        <w:rPr>
          <w:u w:val="single"/>
        </w:rPr>
        <w:lastRenderedPageBreak/>
        <w:t>Annexe 1</w:t>
      </w:r>
      <w:r>
        <w:t xml:space="preserve"> : Outil de </w:t>
      </w:r>
      <w:proofErr w:type="spellStart"/>
      <w:r>
        <w:t>decision</w:t>
      </w:r>
      <w:proofErr w:type="spellEnd"/>
      <w:r>
        <w:t xml:space="preserve"> 1- </w:t>
      </w:r>
      <w:proofErr w:type="spellStart"/>
      <w:r>
        <w:t>radiotherapie</w:t>
      </w:r>
      <w:proofErr w:type="spellEnd"/>
      <w:r>
        <w:t xml:space="preserve"> conventionnelle, </w:t>
      </w:r>
      <w:proofErr w:type="spellStart"/>
      <w:r>
        <w:t>peroperatoire</w:t>
      </w:r>
      <w:proofErr w:type="spellEnd"/>
      <w:r>
        <w:t xml:space="preserve"> ou abstention de </w:t>
      </w:r>
      <w:proofErr w:type="spellStart"/>
      <w:r>
        <w:t>radiotherapie</w:t>
      </w:r>
      <w:proofErr w:type="spellEnd"/>
      <w:r>
        <w:t> </w:t>
      </w:r>
    </w:p>
    <w:p w14:paraId="00000203" w14:textId="77777777" w:rsidR="001C4A6F" w:rsidRDefault="001C4A6F">
      <w:pPr>
        <w:pBdr>
          <w:top w:val="nil"/>
          <w:left w:val="nil"/>
          <w:bottom w:val="nil"/>
          <w:right w:val="nil"/>
          <w:between w:val="nil"/>
        </w:pBdr>
        <w:jc w:val="both"/>
        <w:rPr>
          <w:color w:val="000000"/>
          <w:sz w:val="22"/>
          <w:szCs w:val="22"/>
        </w:rPr>
      </w:pPr>
    </w:p>
    <w:p w14:paraId="00000204" w14:textId="77777777" w:rsidR="001C4A6F" w:rsidRDefault="00C23C04">
      <w:pPr>
        <w:pBdr>
          <w:top w:val="nil"/>
          <w:left w:val="nil"/>
          <w:bottom w:val="nil"/>
          <w:right w:val="nil"/>
          <w:between w:val="nil"/>
        </w:pBdr>
        <w:jc w:val="both"/>
        <w:rPr>
          <w:color w:val="000000"/>
          <w:sz w:val="22"/>
          <w:szCs w:val="22"/>
        </w:rPr>
      </w:pPr>
      <w:r>
        <w:rPr>
          <w:noProof/>
          <w:color w:val="000000"/>
          <w:sz w:val="22"/>
          <w:szCs w:val="22"/>
        </w:rPr>
        <w:drawing>
          <wp:inline distT="114300" distB="114300" distL="114300" distR="114300">
            <wp:extent cx="5760410" cy="8140700"/>
            <wp:effectExtent l="0" t="0" r="0" b="0"/>
            <wp:docPr id="70" name="image18.jpg"/>
            <wp:cNvGraphicFramePr/>
            <a:graphic xmlns:a="http://schemas.openxmlformats.org/drawingml/2006/main">
              <a:graphicData uri="http://schemas.openxmlformats.org/drawingml/2006/picture">
                <pic:pic xmlns:pic="http://schemas.openxmlformats.org/drawingml/2006/picture">
                  <pic:nvPicPr>
                    <pic:cNvPr id="0" name="image18.jpg"/>
                    <pic:cNvPicPr preferRelativeResize="0"/>
                  </pic:nvPicPr>
                  <pic:blipFill>
                    <a:blip r:embed="rId15"/>
                    <a:srcRect/>
                    <a:stretch>
                      <a:fillRect/>
                    </a:stretch>
                  </pic:blipFill>
                  <pic:spPr>
                    <a:xfrm>
                      <a:off x="0" y="0"/>
                      <a:ext cx="5760410" cy="8140700"/>
                    </a:xfrm>
                    <a:prstGeom prst="rect">
                      <a:avLst/>
                    </a:prstGeom>
                    <a:ln/>
                  </pic:spPr>
                </pic:pic>
              </a:graphicData>
            </a:graphic>
          </wp:inline>
        </w:drawing>
      </w:r>
    </w:p>
    <w:p w14:paraId="00000205" w14:textId="77777777" w:rsidR="001C4A6F" w:rsidRDefault="00C23C04">
      <w:pPr>
        <w:pBdr>
          <w:top w:val="nil"/>
          <w:left w:val="nil"/>
          <w:bottom w:val="nil"/>
          <w:right w:val="nil"/>
          <w:between w:val="nil"/>
        </w:pBdr>
        <w:jc w:val="both"/>
        <w:rPr>
          <w:color w:val="000000"/>
          <w:sz w:val="22"/>
          <w:szCs w:val="22"/>
        </w:rPr>
      </w:pPr>
      <w:r>
        <w:rPr>
          <w:noProof/>
          <w:color w:val="000000"/>
          <w:sz w:val="22"/>
          <w:szCs w:val="22"/>
        </w:rPr>
        <w:lastRenderedPageBreak/>
        <w:drawing>
          <wp:inline distT="114300" distB="114300" distL="114300" distR="114300">
            <wp:extent cx="5760410" cy="8140700"/>
            <wp:effectExtent l="0" t="0" r="0" b="0"/>
            <wp:docPr id="69" name="image10.jpg"/>
            <wp:cNvGraphicFramePr/>
            <a:graphic xmlns:a="http://schemas.openxmlformats.org/drawingml/2006/main">
              <a:graphicData uri="http://schemas.openxmlformats.org/drawingml/2006/picture">
                <pic:pic xmlns:pic="http://schemas.openxmlformats.org/drawingml/2006/picture">
                  <pic:nvPicPr>
                    <pic:cNvPr id="0" name="image10.jpg"/>
                    <pic:cNvPicPr preferRelativeResize="0"/>
                  </pic:nvPicPr>
                  <pic:blipFill>
                    <a:blip r:embed="rId16"/>
                    <a:srcRect/>
                    <a:stretch>
                      <a:fillRect/>
                    </a:stretch>
                  </pic:blipFill>
                  <pic:spPr>
                    <a:xfrm>
                      <a:off x="0" y="0"/>
                      <a:ext cx="5760410" cy="8140700"/>
                    </a:xfrm>
                    <a:prstGeom prst="rect">
                      <a:avLst/>
                    </a:prstGeom>
                    <a:ln/>
                  </pic:spPr>
                </pic:pic>
              </a:graphicData>
            </a:graphic>
          </wp:inline>
        </w:drawing>
      </w:r>
    </w:p>
    <w:p w14:paraId="00000206" w14:textId="77777777" w:rsidR="001C4A6F" w:rsidRDefault="00C23C04">
      <w:pPr>
        <w:pBdr>
          <w:top w:val="nil"/>
          <w:left w:val="nil"/>
          <w:bottom w:val="nil"/>
          <w:right w:val="nil"/>
          <w:between w:val="nil"/>
        </w:pBdr>
        <w:jc w:val="both"/>
        <w:rPr>
          <w:color w:val="000000"/>
          <w:sz w:val="22"/>
          <w:szCs w:val="22"/>
        </w:rPr>
      </w:pPr>
      <w:r>
        <w:rPr>
          <w:noProof/>
          <w:color w:val="000000"/>
          <w:sz w:val="22"/>
          <w:szCs w:val="22"/>
        </w:rPr>
        <w:lastRenderedPageBreak/>
        <w:drawing>
          <wp:inline distT="114300" distB="114300" distL="114300" distR="114300">
            <wp:extent cx="5760410" cy="8140700"/>
            <wp:effectExtent l="0" t="0" r="0" b="0"/>
            <wp:docPr id="72" name="image16.jpg"/>
            <wp:cNvGraphicFramePr/>
            <a:graphic xmlns:a="http://schemas.openxmlformats.org/drawingml/2006/main">
              <a:graphicData uri="http://schemas.openxmlformats.org/drawingml/2006/picture">
                <pic:pic xmlns:pic="http://schemas.openxmlformats.org/drawingml/2006/picture">
                  <pic:nvPicPr>
                    <pic:cNvPr id="0" name="image16.jpg"/>
                    <pic:cNvPicPr preferRelativeResize="0"/>
                  </pic:nvPicPr>
                  <pic:blipFill>
                    <a:blip r:embed="rId17"/>
                    <a:srcRect/>
                    <a:stretch>
                      <a:fillRect/>
                    </a:stretch>
                  </pic:blipFill>
                  <pic:spPr>
                    <a:xfrm>
                      <a:off x="0" y="0"/>
                      <a:ext cx="5760410" cy="8140700"/>
                    </a:xfrm>
                    <a:prstGeom prst="rect">
                      <a:avLst/>
                    </a:prstGeom>
                    <a:ln/>
                  </pic:spPr>
                </pic:pic>
              </a:graphicData>
            </a:graphic>
          </wp:inline>
        </w:drawing>
      </w:r>
      <w:r>
        <w:rPr>
          <w:noProof/>
          <w:color w:val="000000"/>
          <w:sz w:val="22"/>
          <w:szCs w:val="22"/>
        </w:rPr>
        <w:lastRenderedPageBreak/>
        <w:drawing>
          <wp:inline distT="114300" distB="114300" distL="114300" distR="114300">
            <wp:extent cx="5760410" cy="8140700"/>
            <wp:effectExtent l="0" t="0" r="0" b="0"/>
            <wp:docPr id="71" name="image29.jpg"/>
            <wp:cNvGraphicFramePr/>
            <a:graphic xmlns:a="http://schemas.openxmlformats.org/drawingml/2006/main">
              <a:graphicData uri="http://schemas.openxmlformats.org/drawingml/2006/picture">
                <pic:pic xmlns:pic="http://schemas.openxmlformats.org/drawingml/2006/picture">
                  <pic:nvPicPr>
                    <pic:cNvPr id="0" name="image29.jpg"/>
                    <pic:cNvPicPr preferRelativeResize="0"/>
                  </pic:nvPicPr>
                  <pic:blipFill>
                    <a:blip r:embed="rId18"/>
                    <a:srcRect/>
                    <a:stretch>
                      <a:fillRect/>
                    </a:stretch>
                  </pic:blipFill>
                  <pic:spPr>
                    <a:xfrm>
                      <a:off x="0" y="0"/>
                      <a:ext cx="5760410" cy="8140700"/>
                    </a:xfrm>
                    <a:prstGeom prst="rect">
                      <a:avLst/>
                    </a:prstGeom>
                    <a:ln/>
                  </pic:spPr>
                </pic:pic>
              </a:graphicData>
            </a:graphic>
          </wp:inline>
        </w:drawing>
      </w:r>
    </w:p>
    <w:p w14:paraId="00000207" w14:textId="77777777" w:rsidR="001C4A6F" w:rsidRDefault="00C23C04">
      <w:pPr>
        <w:pStyle w:val="Titre2"/>
        <w:ind w:firstLine="567"/>
      </w:pPr>
      <w:bookmarkStart w:id="194" w:name="_heading=h.206ipza" w:colFirst="0" w:colLast="0"/>
      <w:bookmarkEnd w:id="194"/>
      <w:r>
        <w:rPr>
          <w:u w:val="single"/>
        </w:rPr>
        <w:lastRenderedPageBreak/>
        <w:t>Annexe 2</w:t>
      </w:r>
      <w:r>
        <w:t xml:space="preserve"> : outil de décision 2 – participation (ou non) a un essai clinique de phase précoce</w:t>
      </w:r>
    </w:p>
    <w:p w14:paraId="00000208" w14:textId="77777777" w:rsidR="001C4A6F" w:rsidRDefault="00C23C04">
      <w:pPr>
        <w:pStyle w:val="Titre2"/>
        <w:ind w:firstLine="567"/>
        <w:rPr>
          <w:u w:val="single"/>
        </w:rPr>
      </w:pPr>
      <w:r>
        <w:rPr>
          <w:noProof/>
          <w:u w:val="single"/>
        </w:rPr>
        <w:drawing>
          <wp:inline distT="114300" distB="114300" distL="114300" distR="114300">
            <wp:extent cx="5760410" cy="8140700"/>
            <wp:effectExtent l="0" t="0" r="0" b="0"/>
            <wp:docPr id="74"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19"/>
                    <a:srcRect/>
                    <a:stretch>
                      <a:fillRect/>
                    </a:stretch>
                  </pic:blipFill>
                  <pic:spPr>
                    <a:xfrm>
                      <a:off x="0" y="0"/>
                      <a:ext cx="5760410" cy="8140700"/>
                    </a:xfrm>
                    <a:prstGeom prst="rect">
                      <a:avLst/>
                    </a:prstGeom>
                    <a:ln/>
                  </pic:spPr>
                </pic:pic>
              </a:graphicData>
            </a:graphic>
          </wp:inline>
        </w:drawing>
      </w:r>
    </w:p>
    <w:p w14:paraId="00000209" w14:textId="77777777" w:rsidR="001C4A6F" w:rsidRDefault="00C23C04">
      <w:pPr>
        <w:pStyle w:val="Titre2"/>
        <w:ind w:firstLine="567"/>
        <w:rPr>
          <w:u w:val="single"/>
        </w:rPr>
      </w:pPr>
      <w:bookmarkStart w:id="195" w:name="_heading=h.4k668n3" w:colFirst="0" w:colLast="0"/>
      <w:bookmarkEnd w:id="195"/>
      <w:r>
        <w:rPr>
          <w:noProof/>
          <w:u w:val="single"/>
        </w:rPr>
        <w:lastRenderedPageBreak/>
        <w:drawing>
          <wp:inline distT="114300" distB="114300" distL="114300" distR="114300">
            <wp:extent cx="5760410" cy="8140700"/>
            <wp:effectExtent l="0" t="0" r="0" b="0"/>
            <wp:docPr id="73" name="image27.jpg"/>
            <wp:cNvGraphicFramePr/>
            <a:graphic xmlns:a="http://schemas.openxmlformats.org/drawingml/2006/main">
              <a:graphicData uri="http://schemas.openxmlformats.org/drawingml/2006/picture">
                <pic:pic xmlns:pic="http://schemas.openxmlformats.org/drawingml/2006/picture">
                  <pic:nvPicPr>
                    <pic:cNvPr id="0" name="image27.jpg"/>
                    <pic:cNvPicPr preferRelativeResize="0"/>
                  </pic:nvPicPr>
                  <pic:blipFill>
                    <a:blip r:embed="rId20"/>
                    <a:srcRect/>
                    <a:stretch>
                      <a:fillRect/>
                    </a:stretch>
                  </pic:blipFill>
                  <pic:spPr>
                    <a:xfrm>
                      <a:off x="0" y="0"/>
                      <a:ext cx="5760410" cy="8140700"/>
                    </a:xfrm>
                    <a:prstGeom prst="rect">
                      <a:avLst/>
                    </a:prstGeom>
                    <a:ln/>
                  </pic:spPr>
                </pic:pic>
              </a:graphicData>
            </a:graphic>
          </wp:inline>
        </w:drawing>
      </w:r>
    </w:p>
    <w:p w14:paraId="0000020A" w14:textId="77777777" w:rsidR="001C4A6F" w:rsidRDefault="00C23C04">
      <w:pPr>
        <w:pBdr>
          <w:top w:val="nil"/>
          <w:left w:val="nil"/>
          <w:bottom w:val="nil"/>
          <w:right w:val="nil"/>
          <w:between w:val="nil"/>
        </w:pBdr>
        <w:rPr>
          <w:color w:val="000000"/>
        </w:rPr>
      </w:pPr>
      <w:r>
        <w:rPr>
          <w:noProof/>
          <w:color w:val="000000"/>
        </w:rPr>
        <w:lastRenderedPageBreak/>
        <w:drawing>
          <wp:inline distT="114300" distB="114300" distL="114300" distR="114300">
            <wp:extent cx="5760410" cy="8140700"/>
            <wp:effectExtent l="0" t="0" r="0" b="0"/>
            <wp:docPr id="77"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21"/>
                    <a:srcRect/>
                    <a:stretch>
                      <a:fillRect/>
                    </a:stretch>
                  </pic:blipFill>
                  <pic:spPr>
                    <a:xfrm>
                      <a:off x="0" y="0"/>
                      <a:ext cx="5760410" cy="8140700"/>
                    </a:xfrm>
                    <a:prstGeom prst="rect">
                      <a:avLst/>
                    </a:prstGeom>
                    <a:ln/>
                  </pic:spPr>
                </pic:pic>
              </a:graphicData>
            </a:graphic>
          </wp:inline>
        </w:drawing>
      </w:r>
    </w:p>
    <w:p w14:paraId="0000020B" w14:textId="77777777" w:rsidR="001C4A6F" w:rsidRDefault="001C4A6F">
      <w:pPr>
        <w:pBdr>
          <w:top w:val="nil"/>
          <w:left w:val="nil"/>
          <w:bottom w:val="nil"/>
          <w:right w:val="nil"/>
          <w:between w:val="nil"/>
        </w:pBdr>
        <w:rPr>
          <w:color w:val="000000"/>
        </w:rPr>
      </w:pPr>
    </w:p>
    <w:p w14:paraId="0000020C" w14:textId="77777777" w:rsidR="001C4A6F" w:rsidRDefault="001C4A6F">
      <w:pPr>
        <w:pBdr>
          <w:top w:val="nil"/>
          <w:left w:val="nil"/>
          <w:bottom w:val="nil"/>
          <w:right w:val="nil"/>
          <w:between w:val="nil"/>
        </w:pBdr>
        <w:rPr>
          <w:color w:val="000000"/>
        </w:rPr>
      </w:pPr>
    </w:p>
    <w:p w14:paraId="0000020D" w14:textId="77777777" w:rsidR="001C4A6F" w:rsidRDefault="001C4A6F">
      <w:pPr>
        <w:pBdr>
          <w:top w:val="nil"/>
          <w:left w:val="nil"/>
          <w:bottom w:val="nil"/>
          <w:right w:val="nil"/>
          <w:between w:val="nil"/>
        </w:pBdr>
        <w:rPr>
          <w:color w:val="000000"/>
        </w:rPr>
      </w:pPr>
    </w:p>
    <w:p w14:paraId="0000020E" w14:textId="77777777" w:rsidR="001C4A6F" w:rsidRDefault="001C4A6F">
      <w:pPr>
        <w:pBdr>
          <w:top w:val="nil"/>
          <w:left w:val="nil"/>
          <w:bottom w:val="nil"/>
          <w:right w:val="nil"/>
          <w:between w:val="nil"/>
        </w:pBdr>
        <w:rPr>
          <w:color w:val="000000"/>
        </w:rPr>
      </w:pPr>
    </w:p>
    <w:p w14:paraId="0000020F" w14:textId="77777777" w:rsidR="001C4A6F" w:rsidRDefault="00C23C04">
      <w:pPr>
        <w:pBdr>
          <w:top w:val="nil"/>
          <w:left w:val="nil"/>
          <w:bottom w:val="nil"/>
          <w:right w:val="nil"/>
          <w:between w:val="nil"/>
        </w:pBdr>
        <w:rPr>
          <w:color w:val="000000"/>
        </w:rPr>
      </w:pPr>
      <w:r>
        <w:rPr>
          <w:noProof/>
          <w:color w:val="000000"/>
        </w:rPr>
        <w:lastRenderedPageBreak/>
        <w:drawing>
          <wp:inline distT="114300" distB="114300" distL="114300" distR="114300">
            <wp:extent cx="5760410" cy="8140700"/>
            <wp:effectExtent l="0" t="0" r="0" b="0"/>
            <wp:docPr id="75" name="image28.jpg"/>
            <wp:cNvGraphicFramePr/>
            <a:graphic xmlns:a="http://schemas.openxmlformats.org/drawingml/2006/main">
              <a:graphicData uri="http://schemas.openxmlformats.org/drawingml/2006/picture">
                <pic:pic xmlns:pic="http://schemas.openxmlformats.org/drawingml/2006/picture">
                  <pic:nvPicPr>
                    <pic:cNvPr id="0" name="image28.jpg"/>
                    <pic:cNvPicPr preferRelativeResize="0"/>
                  </pic:nvPicPr>
                  <pic:blipFill>
                    <a:blip r:embed="rId22"/>
                    <a:srcRect/>
                    <a:stretch>
                      <a:fillRect/>
                    </a:stretch>
                  </pic:blipFill>
                  <pic:spPr>
                    <a:xfrm>
                      <a:off x="0" y="0"/>
                      <a:ext cx="5760410" cy="8140700"/>
                    </a:xfrm>
                    <a:prstGeom prst="rect">
                      <a:avLst/>
                    </a:prstGeom>
                    <a:ln/>
                  </pic:spPr>
                </pic:pic>
              </a:graphicData>
            </a:graphic>
          </wp:inline>
        </w:drawing>
      </w:r>
    </w:p>
    <w:p w14:paraId="00000210" w14:textId="77777777" w:rsidR="001C4A6F" w:rsidRDefault="001C4A6F">
      <w:pPr>
        <w:pBdr>
          <w:top w:val="nil"/>
          <w:left w:val="nil"/>
          <w:bottom w:val="nil"/>
          <w:right w:val="nil"/>
          <w:between w:val="nil"/>
        </w:pBdr>
        <w:rPr>
          <w:color w:val="000000"/>
        </w:rPr>
      </w:pPr>
    </w:p>
    <w:p w14:paraId="00000211" w14:textId="77777777" w:rsidR="001C4A6F" w:rsidRDefault="001C4A6F">
      <w:pPr>
        <w:pBdr>
          <w:top w:val="nil"/>
          <w:left w:val="nil"/>
          <w:bottom w:val="nil"/>
          <w:right w:val="nil"/>
          <w:between w:val="nil"/>
        </w:pBdr>
        <w:rPr>
          <w:color w:val="000000"/>
        </w:rPr>
      </w:pPr>
    </w:p>
    <w:p w14:paraId="00000212" w14:textId="77777777" w:rsidR="001C4A6F" w:rsidRDefault="001C4A6F">
      <w:pPr>
        <w:pBdr>
          <w:top w:val="nil"/>
          <w:left w:val="nil"/>
          <w:bottom w:val="nil"/>
          <w:right w:val="nil"/>
          <w:between w:val="nil"/>
        </w:pBdr>
        <w:rPr>
          <w:color w:val="000000"/>
        </w:rPr>
      </w:pPr>
    </w:p>
    <w:p w14:paraId="00000213" w14:textId="77777777" w:rsidR="001C4A6F" w:rsidRDefault="001C4A6F">
      <w:pPr>
        <w:pBdr>
          <w:top w:val="nil"/>
          <w:left w:val="nil"/>
          <w:bottom w:val="nil"/>
          <w:right w:val="nil"/>
          <w:between w:val="nil"/>
        </w:pBdr>
        <w:rPr>
          <w:color w:val="000000"/>
        </w:rPr>
      </w:pPr>
    </w:p>
    <w:p w14:paraId="00000214" w14:textId="77777777" w:rsidR="001C4A6F" w:rsidRDefault="00C23C04">
      <w:pPr>
        <w:pBdr>
          <w:top w:val="nil"/>
          <w:left w:val="nil"/>
          <w:bottom w:val="nil"/>
          <w:right w:val="nil"/>
          <w:between w:val="nil"/>
        </w:pBdr>
        <w:rPr>
          <w:color w:val="000000"/>
        </w:rPr>
      </w:pPr>
      <w:r>
        <w:rPr>
          <w:noProof/>
          <w:color w:val="000000"/>
        </w:rPr>
        <w:lastRenderedPageBreak/>
        <w:drawing>
          <wp:inline distT="114300" distB="114300" distL="114300" distR="114300">
            <wp:extent cx="5760410" cy="8140700"/>
            <wp:effectExtent l="0" t="0" r="0" b="0"/>
            <wp:docPr id="76" name="image15.jpg"/>
            <wp:cNvGraphicFramePr/>
            <a:graphic xmlns:a="http://schemas.openxmlformats.org/drawingml/2006/main">
              <a:graphicData uri="http://schemas.openxmlformats.org/drawingml/2006/picture">
                <pic:pic xmlns:pic="http://schemas.openxmlformats.org/drawingml/2006/picture">
                  <pic:nvPicPr>
                    <pic:cNvPr id="0" name="image15.jpg"/>
                    <pic:cNvPicPr preferRelativeResize="0"/>
                  </pic:nvPicPr>
                  <pic:blipFill>
                    <a:blip r:embed="rId23"/>
                    <a:srcRect/>
                    <a:stretch>
                      <a:fillRect/>
                    </a:stretch>
                  </pic:blipFill>
                  <pic:spPr>
                    <a:xfrm>
                      <a:off x="0" y="0"/>
                      <a:ext cx="5760410" cy="8140700"/>
                    </a:xfrm>
                    <a:prstGeom prst="rect">
                      <a:avLst/>
                    </a:prstGeom>
                    <a:ln/>
                  </pic:spPr>
                </pic:pic>
              </a:graphicData>
            </a:graphic>
          </wp:inline>
        </w:drawing>
      </w:r>
    </w:p>
    <w:p w14:paraId="00000215" w14:textId="77777777" w:rsidR="001C4A6F" w:rsidRDefault="00C23C04">
      <w:pPr>
        <w:pStyle w:val="Titre2"/>
        <w:ind w:firstLine="567"/>
        <w:rPr>
          <w:u w:val="single"/>
        </w:rPr>
      </w:pPr>
      <w:bookmarkStart w:id="196" w:name="_heading=h.2zbgiuw" w:colFirst="0" w:colLast="0"/>
      <w:bookmarkEnd w:id="196"/>
      <w:r>
        <w:rPr>
          <w:u w:val="single"/>
        </w:rPr>
        <w:t>Annexe 3</w:t>
      </w:r>
      <w:r>
        <w:t xml:space="preserve"> : questions pour la </w:t>
      </w:r>
      <w:proofErr w:type="spellStart"/>
      <w:r>
        <w:t>selection</w:t>
      </w:r>
      <w:proofErr w:type="spellEnd"/>
      <w:r>
        <w:t xml:space="preserve"> des participants sur le </w:t>
      </w:r>
      <w:proofErr w:type="spellStart"/>
      <w:r>
        <w:t>reseau</w:t>
      </w:r>
      <w:proofErr w:type="spellEnd"/>
      <w:r>
        <w:t xml:space="preserve"> </w:t>
      </w:r>
      <w:proofErr w:type="spellStart"/>
      <w:r>
        <w:t>seintinelles</w:t>
      </w:r>
      <w:proofErr w:type="spellEnd"/>
      <w:r>
        <w:t xml:space="preserve"> </w:t>
      </w:r>
    </w:p>
    <w:p w14:paraId="00000216" w14:textId="77777777" w:rsidR="001C4A6F" w:rsidRDefault="001C4A6F">
      <w:pPr>
        <w:pBdr>
          <w:top w:val="nil"/>
          <w:left w:val="nil"/>
          <w:bottom w:val="nil"/>
          <w:right w:val="nil"/>
          <w:between w:val="nil"/>
        </w:pBdr>
        <w:jc w:val="both"/>
        <w:rPr>
          <w:rFonts w:ascii="Calibri" w:eastAsia="Calibri" w:hAnsi="Calibri" w:cs="Calibri"/>
          <w:b/>
          <w:color w:val="000000"/>
          <w:sz w:val="22"/>
          <w:szCs w:val="22"/>
          <w:u w:val="single"/>
        </w:rPr>
      </w:pPr>
    </w:p>
    <w:p w14:paraId="00000217" w14:textId="77777777" w:rsidR="001C4A6F" w:rsidRDefault="001C4A6F">
      <w:pPr>
        <w:pBdr>
          <w:top w:val="nil"/>
          <w:left w:val="nil"/>
          <w:bottom w:val="nil"/>
          <w:right w:val="nil"/>
          <w:between w:val="nil"/>
        </w:pBdr>
        <w:jc w:val="both"/>
        <w:rPr>
          <w:rFonts w:ascii="Calibri" w:eastAsia="Calibri" w:hAnsi="Calibri" w:cs="Calibri"/>
          <w:b/>
          <w:color w:val="000000"/>
          <w:sz w:val="24"/>
          <w:szCs w:val="24"/>
        </w:rPr>
      </w:pPr>
    </w:p>
    <w:p w14:paraId="00000218" w14:textId="77777777" w:rsidR="001C4A6F" w:rsidRDefault="001C4A6F">
      <w:pPr>
        <w:pBdr>
          <w:top w:val="nil"/>
          <w:left w:val="nil"/>
          <w:bottom w:val="nil"/>
          <w:right w:val="nil"/>
          <w:between w:val="nil"/>
        </w:pBdr>
        <w:jc w:val="both"/>
        <w:rPr>
          <w:rFonts w:ascii="Calibri" w:eastAsia="Calibri" w:hAnsi="Calibri" w:cs="Calibri"/>
          <w:b/>
          <w:color w:val="000000"/>
          <w:sz w:val="24"/>
          <w:szCs w:val="24"/>
        </w:rPr>
      </w:pPr>
    </w:p>
    <w:p w14:paraId="00000219" w14:textId="77777777" w:rsidR="001C4A6F" w:rsidRDefault="00C23C04">
      <w:pPr>
        <w:pBdr>
          <w:top w:val="nil"/>
          <w:left w:val="nil"/>
          <w:bottom w:val="nil"/>
          <w:right w:val="nil"/>
          <w:between w:val="nil"/>
        </w:pBdr>
        <w:shd w:val="clear" w:color="auto" w:fill="C6D9F1"/>
        <w:jc w:val="both"/>
        <w:rPr>
          <w:b/>
          <w:smallCaps/>
          <w:color w:val="000000"/>
        </w:rPr>
      </w:pPr>
      <w:r>
        <w:rPr>
          <w:b/>
          <w:smallCaps/>
          <w:color w:val="000000"/>
        </w:rPr>
        <w:t>PARTIE 1. QUELQUES QUESTIONS VOUS CONCERNANT…</w:t>
      </w:r>
    </w:p>
    <w:p w14:paraId="0000021A" w14:textId="77777777" w:rsidR="001C4A6F" w:rsidRDefault="001C4A6F">
      <w:pPr>
        <w:pBdr>
          <w:top w:val="nil"/>
          <w:left w:val="nil"/>
          <w:bottom w:val="nil"/>
          <w:right w:val="nil"/>
          <w:between w:val="nil"/>
        </w:pBdr>
        <w:jc w:val="both"/>
        <w:rPr>
          <w:b/>
          <w:color w:val="000000"/>
        </w:rPr>
      </w:pPr>
    </w:p>
    <w:p w14:paraId="0000021B" w14:textId="77777777" w:rsidR="001C4A6F" w:rsidRDefault="00C23C04">
      <w:pPr>
        <w:pBdr>
          <w:top w:val="nil"/>
          <w:left w:val="nil"/>
          <w:bottom w:val="nil"/>
          <w:right w:val="nil"/>
          <w:between w:val="nil"/>
        </w:pBdr>
        <w:shd w:val="clear" w:color="auto" w:fill="C6D9F1"/>
        <w:rPr>
          <w:b/>
          <w:color w:val="000000"/>
        </w:rPr>
      </w:pPr>
      <w:r>
        <w:rPr>
          <w:b/>
          <w:color w:val="000000"/>
        </w:rPr>
        <w:t>Les questions suivantes sont des questions d’ordre général.</w:t>
      </w:r>
    </w:p>
    <w:p w14:paraId="0000021C" w14:textId="77777777" w:rsidR="001C4A6F" w:rsidRDefault="001C4A6F">
      <w:pPr>
        <w:pBdr>
          <w:top w:val="nil"/>
          <w:left w:val="nil"/>
          <w:bottom w:val="nil"/>
          <w:right w:val="nil"/>
          <w:between w:val="nil"/>
        </w:pBdr>
        <w:shd w:val="clear" w:color="auto" w:fill="FFFFFF"/>
        <w:rPr>
          <w:color w:val="000000"/>
        </w:rPr>
      </w:pPr>
    </w:p>
    <w:p w14:paraId="0000021D" w14:textId="77777777" w:rsidR="001C4A6F" w:rsidRDefault="00C23C04">
      <w:pPr>
        <w:pBdr>
          <w:top w:val="nil"/>
          <w:left w:val="nil"/>
          <w:bottom w:val="nil"/>
          <w:right w:val="nil"/>
          <w:between w:val="nil"/>
        </w:pBdr>
        <w:ind w:left="142" w:hanging="142"/>
        <w:jc w:val="both"/>
        <w:rPr>
          <w:rFonts w:ascii="Times New Roman" w:eastAsia="Times New Roman" w:hAnsi="Times New Roman" w:cs="Times New Roman"/>
          <w:b/>
          <w:color w:val="FF0000"/>
          <w:sz w:val="24"/>
          <w:szCs w:val="24"/>
        </w:rPr>
      </w:pPr>
      <w:bookmarkStart w:id="197" w:name="_heading=h.1egqt2p" w:colFirst="0" w:colLast="0"/>
      <w:bookmarkEnd w:id="197"/>
      <w:r>
        <w:rPr>
          <w:rFonts w:ascii="Times New Roman" w:eastAsia="Times New Roman" w:hAnsi="Times New Roman" w:cs="Times New Roman"/>
          <w:b/>
          <w:color w:val="000000"/>
          <w:sz w:val="24"/>
          <w:szCs w:val="24"/>
        </w:rPr>
        <w:t>1. En quelle année êtes-vous née ?</w:t>
      </w:r>
      <w:r>
        <w:rPr>
          <w:rFonts w:ascii="Times New Roman" w:eastAsia="Times New Roman" w:hAnsi="Times New Roman" w:cs="Times New Roman"/>
          <w:b/>
          <w:color w:val="000000"/>
          <w:sz w:val="24"/>
          <w:szCs w:val="24"/>
        </w:rPr>
        <w:tab/>
      </w:r>
      <w:r>
        <w:rPr>
          <w:rFonts w:ascii="Times New Roman" w:eastAsia="Times New Roman" w:hAnsi="Times New Roman" w:cs="Times New Roman"/>
          <w:b/>
          <w:color w:val="FF0000"/>
          <w:sz w:val="24"/>
          <w:szCs w:val="24"/>
        </w:rPr>
        <w:t>(</w:t>
      </w:r>
      <w:proofErr w:type="gramStart"/>
      <w:r>
        <w:rPr>
          <w:rFonts w:ascii="Times New Roman" w:eastAsia="Times New Roman" w:hAnsi="Times New Roman" w:cs="Times New Roman"/>
          <w:b/>
          <w:color w:val="FF0000"/>
          <w:sz w:val="24"/>
          <w:szCs w:val="24"/>
        </w:rPr>
        <w:t>calcul</w:t>
      </w:r>
      <w:proofErr w:type="gramEnd"/>
      <w:r>
        <w:rPr>
          <w:rFonts w:ascii="Times New Roman" w:eastAsia="Times New Roman" w:hAnsi="Times New Roman" w:cs="Times New Roman"/>
          <w:b/>
          <w:color w:val="FF0000"/>
          <w:sz w:val="24"/>
          <w:szCs w:val="24"/>
        </w:rPr>
        <w:t xml:space="preserve"> de l’âge et exclusion de l’étude si personne mineure)</w:t>
      </w:r>
    </w:p>
    <w:p w14:paraId="0000021E" w14:textId="77777777" w:rsidR="001C4A6F" w:rsidRDefault="001C4A6F">
      <w:pPr>
        <w:pBdr>
          <w:top w:val="nil"/>
          <w:left w:val="nil"/>
          <w:bottom w:val="nil"/>
          <w:right w:val="nil"/>
          <w:between w:val="nil"/>
        </w:pBdr>
        <w:ind w:left="142" w:hanging="142"/>
        <w:jc w:val="both"/>
        <w:rPr>
          <w:rFonts w:ascii="Times New Roman" w:eastAsia="Times New Roman" w:hAnsi="Times New Roman" w:cs="Times New Roman"/>
          <w:color w:val="000000"/>
          <w:sz w:val="24"/>
          <w:szCs w:val="24"/>
        </w:rPr>
      </w:pPr>
    </w:p>
    <w:p w14:paraId="0000021F" w14:textId="77777777" w:rsidR="001C4A6F" w:rsidRDefault="001C4A6F">
      <w:pPr>
        <w:pBdr>
          <w:top w:val="nil"/>
          <w:left w:val="nil"/>
          <w:bottom w:val="nil"/>
          <w:right w:val="nil"/>
          <w:between w:val="nil"/>
        </w:pBdr>
        <w:ind w:left="142" w:hanging="142"/>
        <w:jc w:val="both"/>
        <w:rPr>
          <w:rFonts w:ascii="Times New Roman" w:eastAsia="Times New Roman" w:hAnsi="Times New Roman" w:cs="Times New Roman"/>
          <w:b/>
          <w:color w:val="000000"/>
          <w:sz w:val="24"/>
          <w:szCs w:val="24"/>
        </w:rPr>
      </w:pPr>
    </w:p>
    <w:p w14:paraId="00000220" w14:textId="77777777" w:rsidR="001C4A6F" w:rsidRDefault="001C4A6F">
      <w:pPr>
        <w:pBdr>
          <w:top w:val="nil"/>
          <w:left w:val="nil"/>
          <w:bottom w:val="nil"/>
          <w:right w:val="nil"/>
          <w:between w:val="nil"/>
        </w:pBdr>
        <w:ind w:left="142" w:hanging="142"/>
        <w:jc w:val="both"/>
        <w:rPr>
          <w:rFonts w:ascii="Times New Roman" w:eastAsia="Times New Roman" w:hAnsi="Times New Roman" w:cs="Times New Roman"/>
          <w:b/>
          <w:color w:val="000000"/>
          <w:sz w:val="24"/>
          <w:szCs w:val="24"/>
        </w:rPr>
      </w:pPr>
    </w:p>
    <w:p w14:paraId="00000221" w14:textId="77777777" w:rsidR="001C4A6F" w:rsidRDefault="00C23C04">
      <w:pPr>
        <w:pBdr>
          <w:top w:val="nil"/>
          <w:left w:val="nil"/>
          <w:bottom w:val="nil"/>
          <w:right w:val="nil"/>
          <w:between w:val="nil"/>
        </w:pBdr>
        <w:ind w:left="142" w:hanging="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2. Est-ce que le français est votre langue maternelle ?</w:t>
      </w:r>
    </w:p>
    <w:p w14:paraId="00000222"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OUI</w:t>
      </w:r>
    </w:p>
    <w:p w14:paraId="00000223"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NON</w:t>
      </w:r>
    </w:p>
    <w:p w14:paraId="00000224" w14:textId="77777777" w:rsidR="001C4A6F" w:rsidRDefault="001C4A6F">
      <w:pPr>
        <w:pBdr>
          <w:top w:val="nil"/>
          <w:left w:val="nil"/>
          <w:bottom w:val="nil"/>
          <w:right w:val="nil"/>
          <w:between w:val="nil"/>
        </w:pBdr>
        <w:ind w:left="142" w:hanging="142"/>
        <w:jc w:val="both"/>
        <w:rPr>
          <w:rFonts w:ascii="Times New Roman" w:eastAsia="Times New Roman" w:hAnsi="Times New Roman" w:cs="Times New Roman"/>
          <w:b/>
          <w:color w:val="000000"/>
          <w:sz w:val="24"/>
          <w:szCs w:val="24"/>
        </w:rPr>
      </w:pPr>
    </w:p>
    <w:p w14:paraId="00000225" w14:textId="77777777" w:rsidR="001C4A6F" w:rsidRDefault="00C23C04">
      <w:pPr>
        <w:pBdr>
          <w:top w:val="nil"/>
          <w:left w:val="nil"/>
          <w:bottom w:val="nil"/>
          <w:right w:val="nil"/>
          <w:between w:val="nil"/>
        </w:pBdr>
        <w:tabs>
          <w:tab w:val="left" w:pos="284"/>
          <w:tab w:val="left" w:pos="1418"/>
          <w:tab w:val="left" w:pos="4678"/>
        </w:tabs>
        <w:ind w:right="11"/>
        <w:jc w:val="both"/>
        <w:rPr>
          <w:b/>
          <w:color w:val="000000"/>
        </w:rPr>
      </w:pPr>
      <w:r>
        <w:rPr>
          <w:b/>
          <w:color w:val="000000"/>
        </w:rPr>
        <w:t>3. Avez-vous besoin d’aide pour lire les documents de l’hôpital ?</w:t>
      </w:r>
    </w:p>
    <w:p w14:paraId="00000226" w14:textId="77777777" w:rsidR="001C4A6F" w:rsidRDefault="00CC3EEE">
      <w:pPr>
        <w:pBdr>
          <w:top w:val="nil"/>
          <w:left w:val="nil"/>
          <w:bottom w:val="nil"/>
          <w:right w:val="nil"/>
          <w:between w:val="nil"/>
        </w:pBdr>
        <w:tabs>
          <w:tab w:val="left" w:pos="360"/>
          <w:tab w:val="left" w:pos="2340"/>
          <w:tab w:val="left" w:pos="3780"/>
          <w:tab w:val="left" w:pos="5400"/>
        </w:tabs>
        <w:ind w:right="11"/>
        <w:jc w:val="both"/>
        <w:rPr>
          <w:color w:val="000000"/>
        </w:rPr>
      </w:pPr>
      <w:sdt>
        <w:sdtPr>
          <w:tag w:val="goog_rdk_37"/>
          <w:id w:val="-1250426997"/>
        </w:sdtPr>
        <w:sdtContent>
          <w:r w:rsidR="00C23C04">
            <w:rPr>
              <w:rFonts w:ascii="Arial Unicode MS" w:eastAsia="Arial Unicode MS" w:hAnsi="Arial Unicode MS" w:cs="Arial Unicode MS"/>
              <w:color w:val="000000"/>
            </w:rPr>
            <w:t xml:space="preserve">❑ </w:t>
          </w:r>
        </w:sdtContent>
      </w:sdt>
      <w:r w:rsidR="00C23C04">
        <w:rPr>
          <w:color w:val="000000"/>
          <w:vertAlign w:val="subscript"/>
        </w:rPr>
        <w:t>0.</w:t>
      </w:r>
      <w:r w:rsidR="00C23C04">
        <w:rPr>
          <w:color w:val="000000"/>
        </w:rPr>
        <w:t xml:space="preserve"> Jamais            </w:t>
      </w:r>
    </w:p>
    <w:p w14:paraId="00000227" w14:textId="77777777" w:rsidR="001C4A6F" w:rsidRDefault="00CC3EEE">
      <w:pPr>
        <w:pBdr>
          <w:top w:val="nil"/>
          <w:left w:val="nil"/>
          <w:bottom w:val="nil"/>
          <w:right w:val="nil"/>
          <w:between w:val="nil"/>
        </w:pBdr>
        <w:tabs>
          <w:tab w:val="left" w:pos="360"/>
          <w:tab w:val="left" w:pos="2340"/>
          <w:tab w:val="left" w:pos="3780"/>
          <w:tab w:val="left" w:pos="5400"/>
        </w:tabs>
        <w:ind w:right="11"/>
        <w:jc w:val="both"/>
        <w:rPr>
          <w:color w:val="000000"/>
        </w:rPr>
      </w:pPr>
      <w:sdt>
        <w:sdtPr>
          <w:tag w:val="goog_rdk_38"/>
          <w:id w:val="-1061782042"/>
        </w:sdtPr>
        <w:sdtContent>
          <w:r w:rsidR="00C23C04">
            <w:rPr>
              <w:rFonts w:ascii="Arial Unicode MS" w:eastAsia="Arial Unicode MS" w:hAnsi="Arial Unicode MS" w:cs="Arial Unicode MS"/>
              <w:color w:val="000000"/>
            </w:rPr>
            <w:t xml:space="preserve">❑ </w:t>
          </w:r>
        </w:sdtContent>
      </w:sdt>
      <w:r w:rsidR="00C23C04">
        <w:rPr>
          <w:color w:val="000000"/>
          <w:vertAlign w:val="subscript"/>
        </w:rPr>
        <w:t>1.</w:t>
      </w:r>
      <w:r w:rsidR="00C23C04">
        <w:rPr>
          <w:color w:val="000000"/>
        </w:rPr>
        <w:t xml:space="preserve"> Rarement            </w:t>
      </w:r>
    </w:p>
    <w:p w14:paraId="00000228" w14:textId="77777777" w:rsidR="001C4A6F" w:rsidRDefault="00CC3EEE">
      <w:pPr>
        <w:pBdr>
          <w:top w:val="nil"/>
          <w:left w:val="nil"/>
          <w:bottom w:val="nil"/>
          <w:right w:val="nil"/>
          <w:between w:val="nil"/>
        </w:pBdr>
        <w:tabs>
          <w:tab w:val="left" w:pos="360"/>
          <w:tab w:val="left" w:pos="2340"/>
          <w:tab w:val="left" w:pos="3780"/>
          <w:tab w:val="left" w:pos="5400"/>
        </w:tabs>
        <w:ind w:right="11"/>
        <w:jc w:val="both"/>
        <w:rPr>
          <w:color w:val="000000"/>
        </w:rPr>
      </w:pPr>
      <w:sdt>
        <w:sdtPr>
          <w:tag w:val="goog_rdk_39"/>
          <w:id w:val="956758357"/>
        </w:sdtPr>
        <w:sdtContent>
          <w:r w:rsidR="00C23C04">
            <w:rPr>
              <w:rFonts w:ascii="Arial Unicode MS" w:eastAsia="Arial Unicode MS" w:hAnsi="Arial Unicode MS" w:cs="Arial Unicode MS"/>
              <w:color w:val="000000"/>
            </w:rPr>
            <w:t xml:space="preserve">❑ </w:t>
          </w:r>
        </w:sdtContent>
      </w:sdt>
      <w:r w:rsidR="00C23C04">
        <w:rPr>
          <w:color w:val="000000"/>
          <w:vertAlign w:val="subscript"/>
        </w:rPr>
        <w:t>2.</w:t>
      </w:r>
      <w:r w:rsidR="00C23C04">
        <w:rPr>
          <w:color w:val="000000"/>
        </w:rPr>
        <w:t xml:space="preserve"> Parfois            </w:t>
      </w:r>
    </w:p>
    <w:p w14:paraId="00000229" w14:textId="77777777" w:rsidR="001C4A6F" w:rsidRDefault="00CC3EEE">
      <w:pPr>
        <w:pBdr>
          <w:top w:val="nil"/>
          <w:left w:val="nil"/>
          <w:bottom w:val="nil"/>
          <w:right w:val="nil"/>
          <w:between w:val="nil"/>
        </w:pBdr>
        <w:tabs>
          <w:tab w:val="left" w:pos="360"/>
          <w:tab w:val="left" w:pos="2340"/>
          <w:tab w:val="left" w:pos="3780"/>
          <w:tab w:val="left" w:pos="5400"/>
        </w:tabs>
        <w:ind w:right="11"/>
        <w:jc w:val="both"/>
        <w:rPr>
          <w:color w:val="000000"/>
        </w:rPr>
      </w:pPr>
      <w:sdt>
        <w:sdtPr>
          <w:tag w:val="goog_rdk_40"/>
          <w:id w:val="-1509900349"/>
        </w:sdtPr>
        <w:sdtContent>
          <w:r w:rsidR="00C23C04">
            <w:rPr>
              <w:rFonts w:ascii="Arial Unicode MS" w:eastAsia="Arial Unicode MS" w:hAnsi="Arial Unicode MS" w:cs="Arial Unicode MS"/>
              <w:color w:val="000000"/>
            </w:rPr>
            <w:t xml:space="preserve">❑ </w:t>
          </w:r>
        </w:sdtContent>
      </w:sdt>
      <w:r w:rsidR="00C23C04">
        <w:rPr>
          <w:color w:val="000000"/>
          <w:vertAlign w:val="subscript"/>
        </w:rPr>
        <w:t>3.</w:t>
      </w:r>
      <w:r w:rsidR="00C23C04">
        <w:rPr>
          <w:color w:val="000000"/>
        </w:rPr>
        <w:t xml:space="preserve"> Souvent            </w:t>
      </w:r>
    </w:p>
    <w:p w14:paraId="0000022A" w14:textId="77777777" w:rsidR="001C4A6F" w:rsidRDefault="00CC3EEE">
      <w:pPr>
        <w:pBdr>
          <w:top w:val="nil"/>
          <w:left w:val="nil"/>
          <w:bottom w:val="nil"/>
          <w:right w:val="nil"/>
          <w:between w:val="nil"/>
        </w:pBdr>
        <w:tabs>
          <w:tab w:val="left" w:pos="360"/>
          <w:tab w:val="left" w:pos="2340"/>
          <w:tab w:val="left" w:pos="3780"/>
          <w:tab w:val="left" w:pos="5400"/>
        </w:tabs>
        <w:ind w:right="11"/>
        <w:jc w:val="both"/>
        <w:rPr>
          <w:color w:val="000000"/>
        </w:rPr>
      </w:pPr>
      <w:sdt>
        <w:sdtPr>
          <w:tag w:val="goog_rdk_41"/>
          <w:id w:val="-184284440"/>
        </w:sdtPr>
        <w:sdtContent>
          <w:r w:rsidR="00C23C04">
            <w:rPr>
              <w:rFonts w:ascii="Arial Unicode MS" w:eastAsia="Arial Unicode MS" w:hAnsi="Arial Unicode MS" w:cs="Arial Unicode MS"/>
              <w:color w:val="000000"/>
            </w:rPr>
            <w:t xml:space="preserve">❑ </w:t>
          </w:r>
        </w:sdtContent>
      </w:sdt>
      <w:r w:rsidR="00C23C04">
        <w:rPr>
          <w:color w:val="000000"/>
          <w:vertAlign w:val="subscript"/>
        </w:rPr>
        <w:t>4.</w:t>
      </w:r>
      <w:r w:rsidR="00C23C04">
        <w:rPr>
          <w:color w:val="000000"/>
        </w:rPr>
        <w:t xml:space="preserve"> Toujours </w:t>
      </w:r>
    </w:p>
    <w:p w14:paraId="0000022B" w14:textId="77777777" w:rsidR="001C4A6F" w:rsidRDefault="001C4A6F">
      <w:pPr>
        <w:pBdr>
          <w:top w:val="nil"/>
          <w:left w:val="nil"/>
          <w:bottom w:val="nil"/>
          <w:right w:val="nil"/>
          <w:between w:val="nil"/>
        </w:pBdr>
        <w:ind w:left="142" w:hanging="142"/>
        <w:jc w:val="both"/>
        <w:rPr>
          <w:rFonts w:ascii="Times New Roman" w:eastAsia="Times New Roman" w:hAnsi="Times New Roman" w:cs="Times New Roman"/>
          <w:b/>
          <w:color w:val="000000"/>
          <w:sz w:val="24"/>
          <w:szCs w:val="24"/>
        </w:rPr>
      </w:pPr>
    </w:p>
    <w:p w14:paraId="0000022C" w14:textId="77777777" w:rsidR="001C4A6F" w:rsidRDefault="00C23C04">
      <w:pPr>
        <w:pBdr>
          <w:top w:val="nil"/>
          <w:left w:val="nil"/>
          <w:bottom w:val="nil"/>
          <w:right w:val="nil"/>
          <w:between w:val="nil"/>
        </w:pBdr>
        <w:ind w:left="142" w:hanging="142"/>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4. Quel est votre niveau d'étude le plus élevé ?</w:t>
      </w:r>
    </w:p>
    <w:p w14:paraId="0000022D"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vertAlign w:val="subscript"/>
        </w:rPr>
        <w:t>1.</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Vous n’avez pas été scolarisée</w:t>
      </w:r>
    </w:p>
    <w:p w14:paraId="0000022E"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vertAlign w:val="subscript"/>
        </w:rPr>
        <w:t>2.</w:t>
      </w:r>
      <w:r>
        <w:rPr>
          <w:rFonts w:ascii="Times New Roman" w:eastAsia="Times New Roman" w:hAnsi="Times New Roman" w:cs="Times New Roman"/>
          <w:color w:val="000000"/>
        </w:rPr>
        <w:t xml:space="preserve"> </w:t>
      </w:r>
      <w:r>
        <w:rPr>
          <w:rFonts w:ascii="Times New Roman" w:eastAsia="Times New Roman" w:hAnsi="Times New Roman" w:cs="Times New Roman"/>
          <w:color w:val="000000"/>
          <w:sz w:val="24"/>
          <w:szCs w:val="24"/>
        </w:rPr>
        <w:t>Aucun diplôme mais scolarité jusqu’en école primaire ou au collège</w:t>
      </w:r>
    </w:p>
    <w:p w14:paraId="0000022F"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3.</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Aucun diplôme mais scolarité au-delà du collège</w:t>
      </w:r>
    </w:p>
    <w:p w14:paraId="00000230"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4.</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CEP (certificat d’études primaires)</w:t>
      </w:r>
    </w:p>
    <w:p w14:paraId="00000231"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5.</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BEPC, brevet élémentaire, brevet des collèges</w:t>
      </w:r>
    </w:p>
    <w:p w14:paraId="00000232"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6.</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CAP, brevet de compagnon</w:t>
      </w:r>
    </w:p>
    <w:p w14:paraId="00000233"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7.</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BEP</w:t>
      </w:r>
    </w:p>
    <w:p w14:paraId="00000234"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8.</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Baccalauréat général, brevet supérieur</w:t>
      </w:r>
    </w:p>
    <w:p w14:paraId="00000235"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9.</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Baccalauréat technologique ou professionnel, brevet professionnel ou de technicien, BEA, BEC, EI, BEH, capacité en droit</w:t>
      </w:r>
    </w:p>
    <w:p w14:paraId="00000236"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10.</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Diplôme de 1</w:t>
      </w:r>
      <w:r>
        <w:rPr>
          <w:rFonts w:ascii="Times New Roman" w:eastAsia="Times New Roman" w:hAnsi="Times New Roman" w:cs="Times New Roman"/>
          <w:color w:val="000000"/>
          <w:sz w:val="24"/>
          <w:szCs w:val="24"/>
          <w:vertAlign w:val="superscript"/>
        </w:rPr>
        <w:t>er</w:t>
      </w:r>
      <w:r>
        <w:rPr>
          <w:rFonts w:ascii="Times New Roman" w:eastAsia="Times New Roman" w:hAnsi="Times New Roman" w:cs="Times New Roman"/>
          <w:color w:val="000000"/>
          <w:sz w:val="24"/>
          <w:szCs w:val="24"/>
        </w:rPr>
        <w:t xml:space="preserve"> cycle universitaire, BTS, DUT, diplôme des professions sociales ou de la santé, d’infirmière</w:t>
      </w:r>
    </w:p>
    <w:p w14:paraId="00000237"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Diplôme de 2</w:t>
      </w:r>
      <w:r>
        <w:rPr>
          <w:rFonts w:ascii="Times New Roman" w:eastAsia="Times New Roman" w:hAnsi="Times New Roman" w:cs="Times New Roman"/>
          <w:color w:val="000000"/>
          <w:sz w:val="24"/>
          <w:szCs w:val="24"/>
          <w:vertAlign w:val="superscript"/>
        </w:rPr>
        <w:t>ème</w:t>
      </w:r>
      <w:r>
        <w:rPr>
          <w:rFonts w:ascii="Times New Roman" w:eastAsia="Times New Roman" w:hAnsi="Times New Roman" w:cs="Times New Roman"/>
          <w:color w:val="000000"/>
          <w:sz w:val="24"/>
          <w:szCs w:val="24"/>
        </w:rPr>
        <w:t xml:space="preserve"> ou 3</w:t>
      </w:r>
      <w:r>
        <w:rPr>
          <w:rFonts w:ascii="Times New Roman" w:eastAsia="Times New Roman" w:hAnsi="Times New Roman" w:cs="Times New Roman"/>
          <w:color w:val="000000"/>
          <w:sz w:val="24"/>
          <w:szCs w:val="24"/>
          <w:vertAlign w:val="superscript"/>
        </w:rPr>
        <w:t>ème</w:t>
      </w:r>
      <w:r>
        <w:rPr>
          <w:rFonts w:ascii="Times New Roman" w:eastAsia="Times New Roman" w:hAnsi="Times New Roman" w:cs="Times New Roman"/>
          <w:color w:val="000000"/>
          <w:sz w:val="24"/>
          <w:szCs w:val="24"/>
        </w:rPr>
        <w:t xml:space="preserve"> cycle universitaire (y compris médecine, pharmacie, dentaire), diplôme d’ingénieur, d’une grande école, doctorat, etc.</w:t>
      </w:r>
    </w:p>
    <w:p w14:paraId="00000238" w14:textId="77777777" w:rsidR="001C4A6F" w:rsidRDefault="001C4A6F">
      <w:pPr>
        <w:pBdr>
          <w:top w:val="nil"/>
          <w:left w:val="nil"/>
          <w:bottom w:val="nil"/>
          <w:right w:val="nil"/>
          <w:between w:val="nil"/>
        </w:pBdr>
        <w:rPr>
          <w:b/>
          <w:i/>
          <w:color w:val="000000"/>
        </w:rPr>
      </w:pPr>
    </w:p>
    <w:p w14:paraId="00000239" w14:textId="77777777" w:rsidR="001C4A6F" w:rsidRDefault="001C4A6F">
      <w:pPr>
        <w:pBdr>
          <w:top w:val="nil"/>
          <w:left w:val="nil"/>
          <w:bottom w:val="nil"/>
          <w:right w:val="nil"/>
          <w:between w:val="nil"/>
        </w:pBdr>
        <w:spacing w:after="60"/>
        <w:ind w:left="181"/>
        <w:jc w:val="both"/>
        <w:rPr>
          <w:rFonts w:ascii="Calibri" w:eastAsia="Calibri" w:hAnsi="Calibri" w:cs="Calibri"/>
          <w:b/>
          <w:color w:val="000000"/>
          <w:sz w:val="24"/>
          <w:szCs w:val="24"/>
        </w:rPr>
      </w:pPr>
    </w:p>
    <w:p w14:paraId="0000023A" w14:textId="77777777" w:rsidR="001C4A6F" w:rsidRDefault="00C23C04">
      <w:pPr>
        <w:pBdr>
          <w:top w:val="nil"/>
          <w:left w:val="nil"/>
          <w:bottom w:val="nil"/>
          <w:right w:val="nil"/>
          <w:between w:val="nil"/>
        </w:pBdr>
        <w:tabs>
          <w:tab w:val="left" w:pos="284"/>
          <w:tab w:val="left" w:pos="1418"/>
          <w:tab w:val="left" w:pos="4678"/>
        </w:tabs>
        <w:spacing w:after="60"/>
        <w:ind w:right="11"/>
        <w:jc w:val="both"/>
        <w:rPr>
          <w:color w:val="000000"/>
        </w:rPr>
      </w:pPr>
      <w:r>
        <w:rPr>
          <w:b/>
          <w:color w:val="000000"/>
        </w:rPr>
        <w:t>Certaines personnes préfèrent laisser leur médecin décider des traitements, tandis que d’autres préfèrent participer à ces décisions. Cochez la case qui correspond le mieux à votre sentiment.</w:t>
      </w:r>
    </w:p>
    <w:p w14:paraId="0000023B" w14:textId="77777777" w:rsidR="001C4A6F" w:rsidRDefault="00C23C04">
      <w:pPr>
        <w:pBdr>
          <w:top w:val="nil"/>
          <w:left w:val="nil"/>
          <w:bottom w:val="nil"/>
          <w:right w:val="nil"/>
          <w:between w:val="nil"/>
        </w:pBdr>
        <w:spacing w:after="60"/>
        <w:jc w:val="both"/>
        <w:rPr>
          <w:b/>
          <w:color w:val="000000"/>
        </w:rPr>
      </w:pPr>
      <w:r>
        <w:rPr>
          <w:b/>
          <w:color w:val="000000"/>
        </w:rPr>
        <w:t> </w:t>
      </w:r>
    </w:p>
    <w:tbl>
      <w:tblPr>
        <w:tblStyle w:val="aff7"/>
        <w:tblW w:w="9212" w:type="dxa"/>
        <w:tblInd w:w="70" w:type="dxa"/>
        <w:tblLayout w:type="fixed"/>
        <w:tblLook w:val="0400" w:firstRow="0" w:lastRow="0" w:firstColumn="0" w:lastColumn="0" w:noHBand="0" w:noVBand="1"/>
      </w:tblPr>
      <w:tblGrid>
        <w:gridCol w:w="9212"/>
      </w:tblGrid>
      <w:tr w:rsidR="001C4A6F" w14:paraId="50D948DD" w14:textId="77777777">
        <w:tc>
          <w:tcPr>
            <w:tcW w:w="9212" w:type="dxa"/>
            <w:tcBorders>
              <w:top w:val="nil"/>
              <w:left w:val="nil"/>
              <w:bottom w:val="nil"/>
              <w:right w:val="nil"/>
            </w:tcBorders>
            <w:tcMar>
              <w:top w:w="0" w:type="dxa"/>
              <w:left w:w="108" w:type="dxa"/>
              <w:bottom w:w="0" w:type="dxa"/>
              <w:right w:w="108" w:type="dxa"/>
            </w:tcMar>
            <w:vAlign w:val="center"/>
          </w:tcPr>
          <w:p w14:paraId="0000023C" w14:textId="77777777" w:rsidR="001C4A6F" w:rsidRDefault="00C23C04">
            <w:pPr>
              <w:pBdr>
                <w:top w:val="nil"/>
                <w:left w:val="nil"/>
                <w:bottom w:val="nil"/>
                <w:right w:val="nil"/>
                <w:between w:val="nil"/>
              </w:pBdr>
              <w:spacing w:after="60"/>
              <w:jc w:val="both"/>
              <w:rPr>
                <w:color w:val="000000"/>
              </w:rPr>
            </w:pPr>
            <w:r>
              <w:rPr>
                <w:color w:val="000000"/>
              </w:rPr>
              <w:t>  </w:t>
            </w:r>
            <w:r>
              <w:rPr>
                <w:color w:val="000000"/>
              </w:rPr>
              <w:t></w:t>
            </w:r>
            <w:r>
              <w:rPr>
                <w:color w:val="000000"/>
                <w:vertAlign w:val="subscript"/>
              </w:rPr>
              <w:t xml:space="preserve"> 1.</w:t>
            </w:r>
            <w:r>
              <w:rPr>
                <w:color w:val="000000"/>
              </w:rPr>
              <w:t> </w:t>
            </w:r>
            <w:r>
              <w:rPr>
                <w:color w:val="999999"/>
                <w:vertAlign w:val="subscript"/>
              </w:rPr>
              <w:t> </w:t>
            </w:r>
            <w:r>
              <w:rPr>
                <w:color w:val="000000"/>
              </w:rPr>
              <w:t>Le </w:t>
            </w:r>
            <w:r>
              <w:rPr>
                <w:b/>
                <w:i/>
                <w:color w:val="000000"/>
              </w:rPr>
              <w:t xml:space="preserve">médecin </w:t>
            </w:r>
            <w:r>
              <w:rPr>
                <w:color w:val="000000"/>
              </w:rPr>
              <w:t>devrait décider seul en utilisant toutes ses connaissances</w:t>
            </w:r>
          </w:p>
        </w:tc>
      </w:tr>
      <w:tr w:rsidR="001C4A6F" w14:paraId="3ACD31E2" w14:textId="77777777">
        <w:tc>
          <w:tcPr>
            <w:tcW w:w="9212" w:type="dxa"/>
            <w:tcBorders>
              <w:top w:val="nil"/>
              <w:left w:val="nil"/>
              <w:bottom w:val="nil"/>
              <w:right w:val="nil"/>
            </w:tcBorders>
            <w:tcMar>
              <w:top w:w="0" w:type="dxa"/>
              <w:left w:w="108" w:type="dxa"/>
              <w:bottom w:w="0" w:type="dxa"/>
              <w:right w:w="108" w:type="dxa"/>
            </w:tcMar>
            <w:vAlign w:val="center"/>
          </w:tcPr>
          <w:p w14:paraId="0000023D" w14:textId="77777777" w:rsidR="001C4A6F" w:rsidRDefault="00C23C04">
            <w:pPr>
              <w:pBdr>
                <w:top w:val="nil"/>
                <w:left w:val="nil"/>
                <w:bottom w:val="nil"/>
                <w:right w:val="nil"/>
                <w:between w:val="nil"/>
              </w:pBdr>
              <w:spacing w:after="60"/>
              <w:rPr>
                <w:color w:val="000000"/>
              </w:rPr>
            </w:pPr>
            <w:r>
              <w:rPr>
                <w:color w:val="000000"/>
              </w:rPr>
              <w:t xml:space="preserve">  </w:t>
            </w:r>
            <w:r>
              <w:rPr>
                <w:color w:val="000000"/>
              </w:rPr>
              <w:t></w:t>
            </w:r>
            <w:r>
              <w:rPr>
                <w:color w:val="000000"/>
                <w:vertAlign w:val="subscript"/>
              </w:rPr>
              <w:t xml:space="preserve"> 2.</w:t>
            </w:r>
            <w:r>
              <w:rPr>
                <w:color w:val="000000"/>
              </w:rPr>
              <w:t> </w:t>
            </w:r>
            <w:r>
              <w:rPr>
                <w:color w:val="999999"/>
                <w:vertAlign w:val="subscript"/>
              </w:rPr>
              <w:t> </w:t>
            </w:r>
            <w:r>
              <w:rPr>
                <w:color w:val="000000"/>
              </w:rPr>
              <w:t xml:space="preserve">Le </w:t>
            </w:r>
            <w:r>
              <w:rPr>
                <w:b/>
                <w:i/>
                <w:color w:val="000000"/>
              </w:rPr>
              <w:t xml:space="preserve">médecin </w:t>
            </w:r>
            <w:r>
              <w:rPr>
                <w:color w:val="000000"/>
              </w:rPr>
              <w:t>devrait décider seul à condition qu’il prenne mon avis fortement en compte</w:t>
            </w:r>
          </w:p>
        </w:tc>
      </w:tr>
      <w:tr w:rsidR="001C4A6F" w14:paraId="6CFF7EA5" w14:textId="77777777">
        <w:tc>
          <w:tcPr>
            <w:tcW w:w="9212" w:type="dxa"/>
            <w:tcBorders>
              <w:top w:val="nil"/>
              <w:left w:val="nil"/>
              <w:bottom w:val="nil"/>
              <w:right w:val="nil"/>
            </w:tcBorders>
            <w:tcMar>
              <w:top w:w="0" w:type="dxa"/>
              <w:left w:w="108" w:type="dxa"/>
              <w:bottom w:w="0" w:type="dxa"/>
              <w:right w:w="108" w:type="dxa"/>
            </w:tcMar>
            <w:vAlign w:val="center"/>
          </w:tcPr>
          <w:p w14:paraId="0000023E" w14:textId="77777777" w:rsidR="001C4A6F" w:rsidRDefault="00C23C04">
            <w:pPr>
              <w:pBdr>
                <w:top w:val="nil"/>
                <w:left w:val="nil"/>
                <w:bottom w:val="nil"/>
                <w:right w:val="nil"/>
                <w:between w:val="nil"/>
              </w:pBdr>
              <w:spacing w:after="60"/>
              <w:ind w:left="540" w:hanging="540"/>
              <w:jc w:val="both"/>
              <w:rPr>
                <w:color w:val="000000"/>
              </w:rPr>
            </w:pPr>
            <w:r>
              <w:rPr>
                <w:color w:val="000000"/>
              </w:rPr>
              <w:t xml:space="preserve">  </w:t>
            </w:r>
            <w:r>
              <w:rPr>
                <w:color w:val="000000"/>
              </w:rPr>
              <w:t></w:t>
            </w:r>
            <w:r>
              <w:rPr>
                <w:color w:val="000000"/>
                <w:vertAlign w:val="subscript"/>
              </w:rPr>
              <w:t xml:space="preserve"> 3.</w:t>
            </w:r>
            <w:r>
              <w:rPr>
                <w:color w:val="000000"/>
              </w:rPr>
              <w:t xml:space="preserve"> Nous devrions le </w:t>
            </w:r>
            <w:r>
              <w:rPr>
                <w:b/>
                <w:i/>
                <w:color w:val="000000"/>
              </w:rPr>
              <w:t>médecin et moi</w:t>
            </w:r>
            <w:r>
              <w:rPr>
                <w:i/>
                <w:color w:val="000000"/>
              </w:rPr>
              <w:t> </w:t>
            </w:r>
            <w:r>
              <w:rPr>
                <w:color w:val="000000"/>
              </w:rPr>
              <w:t>prendre la</w:t>
            </w:r>
            <w:r>
              <w:rPr>
                <w:b/>
                <w:color w:val="000000"/>
              </w:rPr>
              <w:t> </w:t>
            </w:r>
            <w:r>
              <w:rPr>
                <w:color w:val="000000"/>
              </w:rPr>
              <w:t>décision ensemble, nos deux avis étant pris en compte à part égale</w:t>
            </w:r>
          </w:p>
        </w:tc>
      </w:tr>
      <w:tr w:rsidR="001C4A6F" w14:paraId="20AA6E17" w14:textId="77777777">
        <w:tc>
          <w:tcPr>
            <w:tcW w:w="9212" w:type="dxa"/>
            <w:tcBorders>
              <w:top w:val="nil"/>
              <w:left w:val="nil"/>
              <w:bottom w:val="nil"/>
              <w:right w:val="nil"/>
            </w:tcBorders>
            <w:tcMar>
              <w:top w:w="0" w:type="dxa"/>
              <w:left w:w="108" w:type="dxa"/>
              <w:bottom w:w="0" w:type="dxa"/>
              <w:right w:w="108" w:type="dxa"/>
            </w:tcMar>
            <w:vAlign w:val="center"/>
          </w:tcPr>
          <w:p w14:paraId="0000023F" w14:textId="77777777" w:rsidR="001C4A6F" w:rsidRDefault="00C23C04">
            <w:pPr>
              <w:pBdr>
                <w:top w:val="nil"/>
                <w:left w:val="nil"/>
                <w:bottom w:val="nil"/>
                <w:right w:val="nil"/>
                <w:between w:val="nil"/>
              </w:pBdr>
              <w:spacing w:after="60"/>
              <w:jc w:val="both"/>
              <w:rPr>
                <w:color w:val="000000"/>
              </w:rPr>
            </w:pPr>
            <w:r>
              <w:rPr>
                <w:color w:val="000000"/>
              </w:rPr>
              <w:t xml:space="preserve">  </w:t>
            </w:r>
            <w:r>
              <w:rPr>
                <w:color w:val="000000"/>
              </w:rPr>
              <w:t></w:t>
            </w:r>
            <w:r>
              <w:rPr>
                <w:color w:val="000000"/>
                <w:vertAlign w:val="subscript"/>
              </w:rPr>
              <w:t xml:space="preserve"> 4.</w:t>
            </w:r>
            <w:r>
              <w:rPr>
                <w:color w:val="000000"/>
              </w:rPr>
              <w:t> </w:t>
            </w:r>
            <w:r>
              <w:rPr>
                <w:color w:val="999999"/>
                <w:vertAlign w:val="subscript"/>
              </w:rPr>
              <w:t> </w:t>
            </w:r>
            <w:r>
              <w:rPr>
                <w:b/>
                <w:i/>
                <w:color w:val="000000"/>
              </w:rPr>
              <w:t xml:space="preserve">Je </w:t>
            </w:r>
            <w:r>
              <w:rPr>
                <w:color w:val="000000"/>
              </w:rPr>
              <w:t>devrais prendre la</w:t>
            </w:r>
            <w:r>
              <w:rPr>
                <w:b/>
                <w:color w:val="000000"/>
              </w:rPr>
              <w:t> </w:t>
            </w:r>
            <w:r>
              <w:rPr>
                <w:color w:val="000000"/>
              </w:rPr>
              <w:t>décision moi-même, en prenant en compte l’avis de mon médecin</w:t>
            </w:r>
          </w:p>
        </w:tc>
      </w:tr>
      <w:tr w:rsidR="001C4A6F" w14:paraId="454E1C6E" w14:textId="77777777">
        <w:tc>
          <w:tcPr>
            <w:tcW w:w="9212" w:type="dxa"/>
            <w:tcBorders>
              <w:top w:val="nil"/>
              <w:left w:val="nil"/>
              <w:bottom w:val="nil"/>
              <w:right w:val="nil"/>
            </w:tcBorders>
            <w:tcMar>
              <w:top w:w="0" w:type="dxa"/>
              <w:left w:w="108" w:type="dxa"/>
              <w:bottom w:w="0" w:type="dxa"/>
              <w:right w:w="108" w:type="dxa"/>
            </w:tcMar>
            <w:vAlign w:val="center"/>
          </w:tcPr>
          <w:p w14:paraId="00000240" w14:textId="77777777" w:rsidR="001C4A6F" w:rsidRDefault="00C23C04">
            <w:pPr>
              <w:pBdr>
                <w:top w:val="nil"/>
                <w:left w:val="nil"/>
                <w:bottom w:val="nil"/>
                <w:right w:val="nil"/>
                <w:between w:val="nil"/>
              </w:pBdr>
              <w:spacing w:after="60"/>
              <w:ind w:left="540" w:hanging="540"/>
              <w:rPr>
                <w:color w:val="000000"/>
              </w:rPr>
            </w:pPr>
            <w:r>
              <w:rPr>
                <w:color w:val="000000"/>
              </w:rPr>
              <w:t>  </w:t>
            </w:r>
            <w:r>
              <w:rPr>
                <w:color w:val="000000"/>
              </w:rPr>
              <w:t></w:t>
            </w:r>
            <w:r>
              <w:rPr>
                <w:color w:val="000000"/>
                <w:vertAlign w:val="subscript"/>
              </w:rPr>
              <w:t xml:space="preserve"> 5.</w:t>
            </w:r>
            <w:r>
              <w:rPr>
                <w:color w:val="000000"/>
              </w:rPr>
              <w:t> </w:t>
            </w:r>
            <w:r>
              <w:rPr>
                <w:color w:val="999999"/>
                <w:vertAlign w:val="subscript"/>
              </w:rPr>
              <w:t> </w:t>
            </w:r>
            <w:r>
              <w:rPr>
                <w:b/>
                <w:i/>
                <w:color w:val="000000"/>
              </w:rPr>
              <w:t xml:space="preserve">Je </w:t>
            </w:r>
            <w:r>
              <w:rPr>
                <w:color w:val="000000"/>
              </w:rPr>
              <w:t>devrais prendre la</w:t>
            </w:r>
            <w:r>
              <w:rPr>
                <w:b/>
                <w:color w:val="000000"/>
              </w:rPr>
              <w:t> </w:t>
            </w:r>
            <w:r>
              <w:rPr>
                <w:color w:val="000000"/>
              </w:rPr>
              <w:t>décision moi-même en prenant en compte ce que je savais et ce que j’ai appris</w:t>
            </w:r>
          </w:p>
          <w:p w14:paraId="00000241" w14:textId="77777777" w:rsidR="001C4A6F" w:rsidRDefault="001C4A6F">
            <w:pPr>
              <w:widowControl w:val="0"/>
              <w:pBdr>
                <w:top w:val="nil"/>
                <w:left w:val="nil"/>
                <w:bottom w:val="nil"/>
                <w:right w:val="nil"/>
                <w:between w:val="nil"/>
              </w:pBdr>
              <w:tabs>
                <w:tab w:val="left" w:pos="180"/>
                <w:tab w:val="left" w:pos="3060"/>
                <w:tab w:val="left" w:pos="5040"/>
                <w:tab w:val="left" w:pos="7200"/>
              </w:tabs>
              <w:ind w:right="11"/>
              <w:jc w:val="both"/>
              <w:rPr>
                <w:rFonts w:ascii="Times New Roman" w:eastAsia="Times New Roman" w:hAnsi="Times New Roman" w:cs="Times New Roman"/>
                <w:b/>
                <w:color w:val="000000"/>
                <w:sz w:val="24"/>
                <w:szCs w:val="24"/>
              </w:rPr>
            </w:pPr>
          </w:p>
          <w:p w14:paraId="00000242" w14:textId="77777777" w:rsidR="001C4A6F" w:rsidRDefault="00C23C04">
            <w:pPr>
              <w:widowControl w:val="0"/>
              <w:pBdr>
                <w:top w:val="nil"/>
                <w:left w:val="nil"/>
                <w:bottom w:val="nil"/>
                <w:right w:val="nil"/>
                <w:between w:val="nil"/>
              </w:pBdr>
              <w:tabs>
                <w:tab w:val="left" w:pos="180"/>
                <w:tab w:val="left" w:pos="3060"/>
                <w:tab w:val="left" w:pos="5040"/>
                <w:tab w:val="left" w:pos="7200"/>
              </w:tabs>
              <w:ind w:right="11"/>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Quelle est (ou était) la localisation de votre cancer ?</w:t>
            </w:r>
          </w:p>
          <w:p w14:paraId="00000243" w14:textId="77777777" w:rsidR="001C4A6F" w:rsidRDefault="00C23C04">
            <w:pPr>
              <w:widowControl w:val="0"/>
              <w:pBdr>
                <w:top w:val="nil"/>
                <w:left w:val="nil"/>
                <w:bottom w:val="nil"/>
                <w:right w:val="nil"/>
                <w:between w:val="nil"/>
              </w:pBdr>
              <w:tabs>
                <w:tab w:val="left" w:pos="888"/>
                <w:tab w:val="left" w:pos="3768"/>
                <w:tab w:val="left" w:pos="5748"/>
                <w:tab w:val="left" w:pos="7908"/>
              </w:tabs>
              <w:ind w:left="708" w:right="11"/>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a. Sein       </w:t>
            </w: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b. Autre, précisez : ________________ </w:t>
            </w: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FF0000"/>
                <w:sz w:val="24"/>
                <w:szCs w:val="24"/>
              </w:rPr>
              <w:t xml:space="preserve">c. Je n’ai pas eu cancer </w:t>
            </w:r>
            <w:r>
              <w:rPr>
                <w:rFonts w:ascii="Times New Roman" w:eastAsia="Times New Roman" w:hAnsi="Times New Roman" w:cs="Times New Roman"/>
                <w:i/>
                <w:color w:val="FF0000"/>
                <w:sz w:val="24"/>
                <w:szCs w:val="24"/>
              </w:rPr>
              <w:t>[Exclusion de l’étude]</w:t>
            </w:r>
          </w:p>
          <w:p w14:paraId="00000244" w14:textId="77777777" w:rsidR="001C4A6F" w:rsidRDefault="001C4A6F">
            <w:pPr>
              <w:widowControl w:val="0"/>
              <w:pBdr>
                <w:top w:val="nil"/>
                <w:left w:val="nil"/>
                <w:bottom w:val="nil"/>
                <w:right w:val="nil"/>
                <w:between w:val="nil"/>
              </w:pBdr>
              <w:tabs>
                <w:tab w:val="left" w:pos="180"/>
                <w:tab w:val="left" w:pos="3060"/>
                <w:tab w:val="left" w:pos="5040"/>
                <w:tab w:val="left" w:pos="7200"/>
              </w:tabs>
              <w:ind w:right="11"/>
              <w:jc w:val="both"/>
              <w:rPr>
                <w:rFonts w:ascii="Times New Roman" w:eastAsia="Times New Roman" w:hAnsi="Times New Roman" w:cs="Times New Roman"/>
                <w:b/>
                <w:color w:val="000000"/>
                <w:sz w:val="24"/>
                <w:szCs w:val="24"/>
              </w:rPr>
            </w:pPr>
          </w:p>
          <w:p w14:paraId="00000245" w14:textId="77777777" w:rsidR="001C4A6F" w:rsidRDefault="001C4A6F">
            <w:pPr>
              <w:widowControl w:val="0"/>
              <w:pBdr>
                <w:top w:val="nil"/>
                <w:left w:val="nil"/>
                <w:bottom w:val="nil"/>
                <w:right w:val="nil"/>
                <w:between w:val="nil"/>
              </w:pBdr>
              <w:rPr>
                <w:rFonts w:ascii="Times New Roman" w:eastAsia="Times New Roman" w:hAnsi="Times New Roman" w:cs="Times New Roman"/>
                <w:b/>
                <w:i/>
                <w:color w:val="000000"/>
                <w:sz w:val="24"/>
                <w:szCs w:val="24"/>
              </w:rPr>
            </w:pPr>
          </w:p>
          <w:p w14:paraId="00000246" w14:textId="77777777" w:rsidR="001C4A6F" w:rsidRDefault="00C23C0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4472C4"/>
                <w:sz w:val="24"/>
                <w:szCs w:val="24"/>
              </w:rPr>
              <w:t>[Filtre :</w:t>
            </w:r>
          </w:p>
          <w:p w14:paraId="00000247" w14:textId="77777777" w:rsidR="001C4A6F" w:rsidRDefault="00C23C0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4472C4"/>
                <w:sz w:val="24"/>
                <w:szCs w:val="24"/>
              </w:rPr>
              <w:t xml:space="preserve">Si femme de 60 ans ou plus avec un cancer du sein </w:t>
            </w:r>
            <w:r>
              <w:rPr>
                <w:rFonts w:ascii="Noto Sans Symbols" w:eastAsia="Noto Sans Symbols" w:hAnsi="Noto Sans Symbols" w:cs="Noto Sans Symbols"/>
                <w:i/>
                <w:color w:val="4472C4"/>
                <w:sz w:val="24"/>
                <w:szCs w:val="24"/>
              </w:rPr>
              <w:t>🡪</w:t>
            </w:r>
            <w:r>
              <w:rPr>
                <w:rFonts w:ascii="Times New Roman" w:eastAsia="Times New Roman" w:hAnsi="Times New Roman" w:cs="Times New Roman"/>
                <w:i/>
                <w:color w:val="4472C4"/>
                <w:sz w:val="24"/>
                <w:szCs w:val="24"/>
              </w:rPr>
              <w:t xml:space="preserve"> Questionnaire outil 1</w:t>
            </w:r>
          </w:p>
          <w:p w14:paraId="00000248" w14:textId="77777777" w:rsidR="001C4A6F" w:rsidRDefault="00C23C04">
            <w:pPr>
              <w:widowControl w:val="0"/>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i/>
                <w:color w:val="4472C4"/>
                <w:sz w:val="24"/>
                <w:szCs w:val="24"/>
              </w:rPr>
              <w:t xml:space="preserve">Sinon </w:t>
            </w:r>
            <w:r>
              <w:rPr>
                <w:rFonts w:ascii="Noto Sans Symbols" w:eastAsia="Noto Sans Symbols" w:hAnsi="Noto Sans Symbols" w:cs="Noto Sans Symbols"/>
                <w:i/>
                <w:color w:val="4472C4"/>
                <w:sz w:val="24"/>
                <w:szCs w:val="24"/>
              </w:rPr>
              <w:t>🡪</w:t>
            </w:r>
            <w:r>
              <w:rPr>
                <w:rFonts w:ascii="Times New Roman" w:eastAsia="Times New Roman" w:hAnsi="Times New Roman" w:cs="Times New Roman"/>
                <w:i/>
                <w:color w:val="4472C4"/>
                <w:sz w:val="24"/>
                <w:szCs w:val="24"/>
              </w:rPr>
              <w:t xml:space="preserve"> Questionnaire outil 2]</w:t>
            </w:r>
          </w:p>
          <w:p w14:paraId="00000249" w14:textId="77777777" w:rsidR="001C4A6F" w:rsidRDefault="001C4A6F">
            <w:pPr>
              <w:pBdr>
                <w:top w:val="nil"/>
                <w:left w:val="nil"/>
                <w:bottom w:val="nil"/>
                <w:right w:val="nil"/>
                <w:between w:val="nil"/>
              </w:pBdr>
              <w:spacing w:after="60"/>
              <w:ind w:left="540" w:hanging="540"/>
              <w:rPr>
                <w:color w:val="000000"/>
              </w:rPr>
            </w:pPr>
          </w:p>
        </w:tc>
      </w:tr>
    </w:tbl>
    <w:p w14:paraId="0000024A" w14:textId="77777777" w:rsidR="001C4A6F" w:rsidRDefault="001C4A6F">
      <w:pPr>
        <w:pBdr>
          <w:top w:val="nil"/>
          <w:left w:val="nil"/>
          <w:bottom w:val="nil"/>
          <w:right w:val="nil"/>
          <w:between w:val="nil"/>
        </w:pBdr>
        <w:spacing w:before="9" w:line="260" w:lineRule="auto"/>
        <w:rPr>
          <w:color w:val="000000"/>
        </w:rPr>
      </w:pPr>
    </w:p>
    <w:p w14:paraId="0000024B" w14:textId="77777777" w:rsidR="001C4A6F" w:rsidRDefault="001C4A6F">
      <w:pPr>
        <w:pBdr>
          <w:top w:val="nil"/>
          <w:left w:val="nil"/>
          <w:bottom w:val="nil"/>
          <w:right w:val="nil"/>
          <w:between w:val="nil"/>
        </w:pBdr>
        <w:spacing w:before="9" w:line="260" w:lineRule="auto"/>
        <w:rPr>
          <w:color w:val="000000"/>
        </w:rPr>
      </w:pPr>
    </w:p>
    <w:p w14:paraId="0000024C" w14:textId="77777777" w:rsidR="001C4A6F" w:rsidRDefault="001C4A6F">
      <w:pPr>
        <w:pBdr>
          <w:top w:val="nil"/>
          <w:left w:val="nil"/>
          <w:bottom w:val="nil"/>
          <w:right w:val="nil"/>
          <w:between w:val="nil"/>
        </w:pBdr>
        <w:spacing w:before="9" w:line="260" w:lineRule="auto"/>
        <w:rPr>
          <w:color w:val="000000"/>
        </w:rPr>
      </w:pPr>
    </w:p>
    <w:p w14:paraId="0000024D" w14:textId="77777777" w:rsidR="001C4A6F" w:rsidRDefault="001C4A6F">
      <w:pPr>
        <w:pBdr>
          <w:top w:val="nil"/>
          <w:left w:val="nil"/>
          <w:bottom w:val="nil"/>
          <w:right w:val="nil"/>
          <w:between w:val="nil"/>
        </w:pBdr>
        <w:spacing w:before="9" w:line="260" w:lineRule="auto"/>
        <w:rPr>
          <w:color w:val="000000"/>
        </w:rPr>
      </w:pPr>
    </w:p>
    <w:p w14:paraId="0000024E" w14:textId="77777777" w:rsidR="001C4A6F" w:rsidRDefault="001C4A6F">
      <w:pPr>
        <w:pBdr>
          <w:top w:val="nil"/>
          <w:left w:val="nil"/>
          <w:bottom w:val="nil"/>
          <w:right w:val="nil"/>
          <w:between w:val="nil"/>
        </w:pBdr>
        <w:spacing w:before="9" w:line="260" w:lineRule="auto"/>
        <w:rPr>
          <w:color w:val="000000"/>
        </w:rPr>
      </w:pPr>
    </w:p>
    <w:p w14:paraId="0000024F" w14:textId="77777777" w:rsidR="001C4A6F" w:rsidRDefault="001C4A6F">
      <w:pPr>
        <w:pBdr>
          <w:top w:val="nil"/>
          <w:left w:val="nil"/>
          <w:bottom w:val="nil"/>
          <w:right w:val="nil"/>
          <w:between w:val="nil"/>
        </w:pBdr>
        <w:spacing w:before="9" w:line="260" w:lineRule="auto"/>
        <w:rPr>
          <w:color w:val="000000"/>
        </w:rPr>
      </w:pPr>
    </w:p>
    <w:p w14:paraId="00000250" w14:textId="77777777" w:rsidR="001C4A6F" w:rsidRDefault="001C4A6F">
      <w:pPr>
        <w:pBdr>
          <w:top w:val="nil"/>
          <w:left w:val="nil"/>
          <w:bottom w:val="nil"/>
          <w:right w:val="nil"/>
          <w:between w:val="nil"/>
        </w:pBdr>
        <w:spacing w:before="9" w:line="260" w:lineRule="auto"/>
        <w:rPr>
          <w:color w:val="000000"/>
        </w:rPr>
      </w:pPr>
    </w:p>
    <w:p w14:paraId="00000251" w14:textId="77777777" w:rsidR="001C4A6F" w:rsidRDefault="001C4A6F">
      <w:pPr>
        <w:pBdr>
          <w:top w:val="nil"/>
          <w:left w:val="nil"/>
          <w:bottom w:val="nil"/>
          <w:right w:val="nil"/>
          <w:between w:val="nil"/>
        </w:pBdr>
        <w:spacing w:before="9" w:line="260" w:lineRule="auto"/>
        <w:rPr>
          <w:color w:val="000000"/>
        </w:rPr>
      </w:pPr>
    </w:p>
    <w:p w14:paraId="00000252" w14:textId="77777777" w:rsidR="001C4A6F" w:rsidRDefault="001C4A6F">
      <w:pPr>
        <w:pBdr>
          <w:top w:val="nil"/>
          <w:left w:val="nil"/>
          <w:bottom w:val="nil"/>
          <w:right w:val="nil"/>
          <w:between w:val="nil"/>
        </w:pBdr>
        <w:spacing w:before="9" w:line="260" w:lineRule="auto"/>
        <w:rPr>
          <w:color w:val="000000"/>
        </w:rPr>
      </w:pPr>
    </w:p>
    <w:p w14:paraId="00000253" w14:textId="77777777" w:rsidR="001C4A6F" w:rsidRDefault="001C4A6F">
      <w:pPr>
        <w:pBdr>
          <w:top w:val="nil"/>
          <w:left w:val="nil"/>
          <w:bottom w:val="nil"/>
          <w:right w:val="nil"/>
          <w:between w:val="nil"/>
        </w:pBdr>
        <w:spacing w:before="9" w:line="260" w:lineRule="auto"/>
        <w:rPr>
          <w:color w:val="000000"/>
        </w:rPr>
      </w:pPr>
    </w:p>
    <w:p w14:paraId="00000254" w14:textId="77777777" w:rsidR="001C4A6F" w:rsidRDefault="001C4A6F">
      <w:pPr>
        <w:pBdr>
          <w:top w:val="nil"/>
          <w:left w:val="nil"/>
          <w:bottom w:val="nil"/>
          <w:right w:val="nil"/>
          <w:between w:val="nil"/>
        </w:pBdr>
        <w:spacing w:before="9" w:line="260" w:lineRule="auto"/>
        <w:rPr>
          <w:color w:val="000000"/>
        </w:rPr>
      </w:pPr>
    </w:p>
    <w:p w14:paraId="00000255" w14:textId="77777777" w:rsidR="001C4A6F" w:rsidRDefault="001C4A6F">
      <w:pPr>
        <w:pBdr>
          <w:top w:val="nil"/>
          <w:left w:val="nil"/>
          <w:bottom w:val="nil"/>
          <w:right w:val="nil"/>
          <w:between w:val="nil"/>
        </w:pBdr>
        <w:spacing w:before="9" w:line="260" w:lineRule="auto"/>
        <w:rPr>
          <w:color w:val="000000"/>
        </w:rPr>
      </w:pPr>
    </w:p>
    <w:p w14:paraId="00000256" w14:textId="77777777" w:rsidR="001C4A6F" w:rsidRDefault="001C4A6F">
      <w:pPr>
        <w:pBdr>
          <w:top w:val="nil"/>
          <w:left w:val="nil"/>
          <w:bottom w:val="nil"/>
          <w:right w:val="nil"/>
          <w:between w:val="nil"/>
        </w:pBdr>
        <w:spacing w:before="9" w:line="260" w:lineRule="auto"/>
        <w:rPr>
          <w:color w:val="000000"/>
        </w:rPr>
      </w:pPr>
    </w:p>
    <w:p w14:paraId="00000257" w14:textId="77777777" w:rsidR="001C4A6F" w:rsidRDefault="001C4A6F">
      <w:pPr>
        <w:pBdr>
          <w:top w:val="nil"/>
          <w:left w:val="nil"/>
          <w:bottom w:val="nil"/>
          <w:right w:val="nil"/>
          <w:between w:val="nil"/>
        </w:pBdr>
        <w:spacing w:before="9" w:line="260" w:lineRule="auto"/>
        <w:rPr>
          <w:color w:val="000000"/>
        </w:rPr>
      </w:pPr>
    </w:p>
    <w:p w14:paraId="00000258" w14:textId="77777777" w:rsidR="001C4A6F" w:rsidRDefault="001C4A6F">
      <w:pPr>
        <w:pBdr>
          <w:top w:val="nil"/>
          <w:left w:val="nil"/>
          <w:bottom w:val="nil"/>
          <w:right w:val="nil"/>
          <w:between w:val="nil"/>
        </w:pBdr>
        <w:spacing w:before="9" w:line="260" w:lineRule="auto"/>
        <w:rPr>
          <w:color w:val="000000"/>
        </w:rPr>
      </w:pPr>
    </w:p>
    <w:p w14:paraId="00000259" w14:textId="77777777" w:rsidR="001C4A6F" w:rsidRDefault="001C4A6F">
      <w:pPr>
        <w:pBdr>
          <w:top w:val="nil"/>
          <w:left w:val="nil"/>
          <w:bottom w:val="nil"/>
          <w:right w:val="nil"/>
          <w:between w:val="nil"/>
        </w:pBdr>
        <w:spacing w:before="9" w:line="260" w:lineRule="auto"/>
        <w:rPr>
          <w:color w:val="000000"/>
        </w:rPr>
      </w:pPr>
    </w:p>
    <w:p w14:paraId="0000025A" w14:textId="77777777" w:rsidR="001C4A6F" w:rsidRDefault="001C4A6F">
      <w:pPr>
        <w:pBdr>
          <w:top w:val="nil"/>
          <w:left w:val="nil"/>
          <w:bottom w:val="nil"/>
          <w:right w:val="nil"/>
          <w:between w:val="nil"/>
        </w:pBdr>
        <w:spacing w:before="9" w:line="260" w:lineRule="auto"/>
        <w:rPr>
          <w:color w:val="000000"/>
        </w:rPr>
      </w:pPr>
    </w:p>
    <w:p w14:paraId="0000025B" w14:textId="77777777" w:rsidR="001C4A6F" w:rsidRDefault="001C4A6F">
      <w:pPr>
        <w:pBdr>
          <w:top w:val="nil"/>
          <w:left w:val="nil"/>
          <w:bottom w:val="nil"/>
          <w:right w:val="nil"/>
          <w:between w:val="nil"/>
        </w:pBdr>
        <w:spacing w:before="9" w:line="260" w:lineRule="auto"/>
        <w:rPr>
          <w:color w:val="000000"/>
        </w:rPr>
      </w:pPr>
    </w:p>
    <w:p w14:paraId="0000025C" w14:textId="77777777" w:rsidR="001C4A6F" w:rsidRDefault="001C4A6F">
      <w:pPr>
        <w:pBdr>
          <w:top w:val="nil"/>
          <w:left w:val="nil"/>
          <w:bottom w:val="nil"/>
          <w:right w:val="nil"/>
          <w:between w:val="nil"/>
        </w:pBdr>
        <w:spacing w:before="9" w:line="260" w:lineRule="auto"/>
        <w:rPr>
          <w:color w:val="000000"/>
        </w:rPr>
      </w:pPr>
    </w:p>
    <w:p w14:paraId="0000025D" w14:textId="77777777" w:rsidR="001C4A6F" w:rsidRDefault="001C4A6F">
      <w:pPr>
        <w:pBdr>
          <w:top w:val="nil"/>
          <w:left w:val="nil"/>
          <w:bottom w:val="nil"/>
          <w:right w:val="nil"/>
          <w:between w:val="nil"/>
        </w:pBdr>
        <w:spacing w:before="9" w:line="260" w:lineRule="auto"/>
        <w:rPr>
          <w:color w:val="000000"/>
        </w:rPr>
      </w:pPr>
    </w:p>
    <w:p w14:paraId="0000025E" w14:textId="77777777" w:rsidR="001C4A6F" w:rsidRDefault="001C4A6F">
      <w:pPr>
        <w:pBdr>
          <w:top w:val="nil"/>
          <w:left w:val="nil"/>
          <w:bottom w:val="nil"/>
          <w:right w:val="nil"/>
          <w:between w:val="nil"/>
        </w:pBdr>
        <w:spacing w:before="9" w:line="260" w:lineRule="auto"/>
        <w:rPr>
          <w:color w:val="000000"/>
        </w:rPr>
      </w:pPr>
    </w:p>
    <w:p w14:paraId="0000025F" w14:textId="77777777" w:rsidR="001C4A6F" w:rsidRDefault="001C4A6F">
      <w:pPr>
        <w:pBdr>
          <w:top w:val="nil"/>
          <w:left w:val="nil"/>
          <w:bottom w:val="nil"/>
          <w:right w:val="nil"/>
          <w:between w:val="nil"/>
        </w:pBdr>
        <w:spacing w:before="9" w:line="260" w:lineRule="auto"/>
        <w:rPr>
          <w:color w:val="000000"/>
        </w:rPr>
      </w:pPr>
    </w:p>
    <w:p w14:paraId="00000260" w14:textId="77777777" w:rsidR="001C4A6F" w:rsidRDefault="001C4A6F">
      <w:pPr>
        <w:pBdr>
          <w:top w:val="nil"/>
          <w:left w:val="nil"/>
          <w:bottom w:val="nil"/>
          <w:right w:val="nil"/>
          <w:between w:val="nil"/>
        </w:pBdr>
        <w:spacing w:before="9" w:line="260" w:lineRule="auto"/>
        <w:rPr>
          <w:color w:val="000000"/>
        </w:rPr>
      </w:pPr>
    </w:p>
    <w:p w14:paraId="00000261" w14:textId="77777777" w:rsidR="001C4A6F" w:rsidRDefault="001C4A6F">
      <w:pPr>
        <w:pBdr>
          <w:top w:val="nil"/>
          <w:left w:val="nil"/>
          <w:bottom w:val="nil"/>
          <w:right w:val="nil"/>
          <w:between w:val="nil"/>
        </w:pBdr>
        <w:spacing w:before="9" w:line="260" w:lineRule="auto"/>
        <w:rPr>
          <w:color w:val="000000"/>
        </w:rPr>
      </w:pPr>
    </w:p>
    <w:p w14:paraId="00000262" w14:textId="77777777" w:rsidR="001C4A6F" w:rsidRDefault="001C4A6F">
      <w:pPr>
        <w:pBdr>
          <w:top w:val="nil"/>
          <w:left w:val="nil"/>
          <w:bottom w:val="nil"/>
          <w:right w:val="nil"/>
          <w:between w:val="nil"/>
        </w:pBdr>
        <w:spacing w:before="9" w:line="260" w:lineRule="auto"/>
        <w:rPr>
          <w:color w:val="000000"/>
        </w:rPr>
      </w:pPr>
    </w:p>
    <w:p w14:paraId="00000263" w14:textId="77777777" w:rsidR="001C4A6F" w:rsidRDefault="001C4A6F">
      <w:pPr>
        <w:pBdr>
          <w:top w:val="nil"/>
          <w:left w:val="nil"/>
          <w:bottom w:val="nil"/>
          <w:right w:val="nil"/>
          <w:between w:val="nil"/>
        </w:pBdr>
        <w:spacing w:before="9" w:line="260" w:lineRule="auto"/>
        <w:rPr>
          <w:color w:val="000000"/>
        </w:rPr>
      </w:pPr>
    </w:p>
    <w:p w14:paraId="00000264" w14:textId="77777777" w:rsidR="001C4A6F" w:rsidRDefault="001C4A6F">
      <w:pPr>
        <w:pBdr>
          <w:top w:val="nil"/>
          <w:left w:val="nil"/>
          <w:bottom w:val="nil"/>
          <w:right w:val="nil"/>
          <w:between w:val="nil"/>
        </w:pBdr>
        <w:spacing w:before="9" w:line="260" w:lineRule="auto"/>
        <w:rPr>
          <w:color w:val="000000"/>
        </w:rPr>
      </w:pPr>
    </w:p>
    <w:p w14:paraId="00000265" w14:textId="77777777" w:rsidR="001C4A6F" w:rsidRDefault="001C4A6F">
      <w:pPr>
        <w:pBdr>
          <w:top w:val="nil"/>
          <w:left w:val="nil"/>
          <w:bottom w:val="nil"/>
          <w:right w:val="nil"/>
          <w:between w:val="nil"/>
        </w:pBdr>
        <w:spacing w:before="9" w:line="260" w:lineRule="auto"/>
        <w:rPr>
          <w:color w:val="000000"/>
        </w:rPr>
      </w:pPr>
    </w:p>
    <w:p w14:paraId="00000266" w14:textId="77777777" w:rsidR="001C4A6F" w:rsidRDefault="001C4A6F">
      <w:pPr>
        <w:pBdr>
          <w:top w:val="nil"/>
          <w:left w:val="nil"/>
          <w:bottom w:val="nil"/>
          <w:right w:val="nil"/>
          <w:between w:val="nil"/>
        </w:pBdr>
        <w:spacing w:before="9" w:line="260" w:lineRule="auto"/>
        <w:rPr>
          <w:color w:val="000000"/>
        </w:rPr>
      </w:pPr>
    </w:p>
    <w:p w14:paraId="00000267" w14:textId="77777777" w:rsidR="001C4A6F" w:rsidRDefault="00C23C04">
      <w:pPr>
        <w:pStyle w:val="Titre2"/>
        <w:ind w:left="0" w:firstLine="0"/>
      </w:pPr>
      <w:r>
        <w:t> </w:t>
      </w:r>
      <w:r>
        <w:rPr>
          <w:u w:val="single"/>
        </w:rPr>
        <w:t>Annexe 4</w:t>
      </w:r>
      <w:r>
        <w:t xml:space="preserve"> : questionnaire sur l’outil de </w:t>
      </w:r>
      <w:proofErr w:type="spellStart"/>
      <w:r>
        <w:t>decision</w:t>
      </w:r>
      <w:proofErr w:type="spellEnd"/>
      <w:r>
        <w:t xml:space="preserve"> 1- </w:t>
      </w:r>
      <w:proofErr w:type="spellStart"/>
      <w:r>
        <w:t>radiotherapie</w:t>
      </w:r>
      <w:proofErr w:type="spellEnd"/>
      <w:r>
        <w:t xml:space="preserve"> conventionnelle, </w:t>
      </w:r>
      <w:proofErr w:type="spellStart"/>
      <w:r>
        <w:t>peroperatoire</w:t>
      </w:r>
      <w:proofErr w:type="spellEnd"/>
      <w:r>
        <w:t xml:space="preserve"> ou abstention de </w:t>
      </w:r>
      <w:proofErr w:type="spellStart"/>
      <w:r>
        <w:t>radiotherapie</w:t>
      </w:r>
      <w:proofErr w:type="spellEnd"/>
      <w:r>
        <w:t> </w:t>
      </w:r>
    </w:p>
    <w:p w14:paraId="00000268" w14:textId="77777777" w:rsidR="001C4A6F" w:rsidRDefault="00C23C04">
      <w:pPr>
        <w:pStyle w:val="Titre2"/>
        <w:ind w:firstLine="567"/>
      </w:pPr>
      <w:r>
        <w:rPr>
          <w:i/>
        </w:rPr>
        <w:t>(</w:t>
      </w:r>
      <w:proofErr w:type="gramStart"/>
      <w:r>
        <w:rPr>
          <w:i/>
        </w:rPr>
        <w:t>proposé</w:t>
      </w:r>
      <w:proofErr w:type="gramEnd"/>
      <w:r>
        <w:rPr>
          <w:i/>
        </w:rPr>
        <w:t xml:space="preserve"> aux femmes de 60 ans ou plus ayant (ou ayant eu) un cancer du sein)</w:t>
      </w:r>
    </w:p>
    <w:p w14:paraId="00000269" w14:textId="77777777" w:rsidR="001C4A6F" w:rsidRDefault="001C4A6F">
      <w:pPr>
        <w:pBdr>
          <w:top w:val="nil"/>
          <w:left w:val="nil"/>
          <w:bottom w:val="nil"/>
          <w:right w:val="nil"/>
          <w:between w:val="nil"/>
        </w:pBdr>
        <w:tabs>
          <w:tab w:val="left" w:pos="720"/>
          <w:tab w:val="left" w:pos="2520"/>
          <w:tab w:val="left" w:pos="5040"/>
          <w:tab w:val="left" w:pos="7201"/>
        </w:tabs>
        <w:spacing w:after="60"/>
        <w:ind w:right="11"/>
        <w:jc w:val="both"/>
        <w:rPr>
          <w:color w:val="000000"/>
        </w:rPr>
      </w:pPr>
    </w:p>
    <w:p w14:paraId="0000026A" w14:textId="77777777" w:rsidR="001C4A6F" w:rsidRDefault="001C4A6F">
      <w:pPr>
        <w:pBdr>
          <w:top w:val="nil"/>
          <w:left w:val="nil"/>
          <w:bottom w:val="nil"/>
          <w:right w:val="nil"/>
          <w:between w:val="nil"/>
        </w:pBdr>
        <w:rPr>
          <w:b/>
          <w:i/>
          <w:color w:val="000000"/>
        </w:rPr>
      </w:pPr>
    </w:p>
    <w:p w14:paraId="0000026B" w14:textId="77777777" w:rsidR="001C4A6F" w:rsidRDefault="00C23C04">
      <w:pPr>
        <w:pBdr>
          <w:top w:val="nil"/>
          <w:left w:val="nil"/>
          <w:bottom w:val="nil"/>
          <w:right w:val="nil"/>
          <w:between w:val="nil"/>
        </w:pBdr>
        <w:shd w:val="clear" w:color="auto" w:fill="C6D9F1"/>
        <w:rPr>
          <w:b/>
          <w:color w:val="000000"/>
        </w:rPr>
      </w:pPr>
      <w:r>
        <w:rPr>
          <w:b/>
          <w:color w:val="000000"/>
        </w:rPr>
        <w:t>Les questions suivantes portent sur vos expériences liées à la radiothérapie.</w:t>
      </w:r>
    </w:p>
    <w:p w14:paraId="0000026C" w14:textId="77777777" w:rsidR="001C4A6F" w:rsidRDefault="001C4A6F">
      <w:pPr>
        <w:pBdr>
          <w:top w:val="nil"/>
          <w:left w:val="nil"/>
          <w:bottom w:val="nil"/>
          <w:right w:val="nil"/>
          <w:between w:val="nil"/>
        </w:pBdr>
        <w:shd w:val="clear" w:color="auto" w:fill="FFFFFF"/>
        <w:rPr>
          <w:i/>
          <w:color w:val="000000"/>
        </w:rPr>
      </w:pPr>
    </w:p>
    <w:p w14:paraId="0000026D" w14:textId="77777777" w:rsidR="001C4A6F" w:rsidRDefault="00C23C04">
      <w:pPr>
        <w:pBdr>
          <w:top w:val="nil"/>
          <w:left w:val="nil"/>
          <w:bottom w:val="nil"/>
          <w:right w:val="nil"/>
          <w:between w:val="nil"/>
        </w:pBdr>
        <w:shd w:val="clear" w:color="auto" w:fill="FFFFFF"/>
        <w:rPr>
          <w:b/>
          <w:color w:val="000000"/>
        </w:rPr>
      </w:pPr>
      <w:r>
        <w:rPr>
          <w:b/>
          <w:color w:val="000000"/>
        </w:rPr>
        <w:t>5. Avez-vous déjà été traitée par radiothérapie ?</w:t>
      </w:r>
    </w:p>
    <w:p w14:paraId="0000026E" w14:textId="77777777" w:rsidR="001C4A6F" w:rsidRDefault="00C23C04">
      <w:pPr>
        <w:pBdr>
          <w:top w:val="nil"/>
          <w:left w:val="nil"/>
          <w:bottom w:val="nil"/>
          <w:right w:val="nil"/>
          <w:between w:val="nil"/>
        </w:pBdr>
        <w:shd w:val="clear" w:color="auto" w:fill="FFFFFF"/>
        <w:rPr>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color w:val="000000"/>
        </w:rPr>
        <w:t>OUI, pour un cancer du sein</w:t>
      </w:r>
    </w:p>
    <w:p w14:paraId="0000026F" w14:textId="77777777" w:rsidR="001C4A6F" w:rsidRDefault="00C23C04">
      <w:pPr>
        <w:pBdr>
          <w:top w:val="nil"/>
          <w:left w:val="nil"/>
          <w:bottom w:val="nil"/>
          <w:right w:val="nil"/>
          <w:between w:val="nil"/>
        </w:pBdr>
        <w:shd w:val="clear" w:color="auto" w:fill="FFFFFF"/>
        <w:rPr>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color w:val="000000"/>
        </w:rPr>
        <w:t>OUI, pour un autre cancer</w:t>
      </w:r>
    </w:p>
    <w:p w14:paraId="00000270" w14:textId="77777777" w:rsidR="001C4A6F" w:rsidRDefault="00C23C04">
      <w:pPr>
        <w:pBdr>
          <w:top w:val="nil"/>
          <w:left w:val="nil"/>
          <w:bottom w:val="nil"/>
          <w:right w:val="nil"/>
          <w:between w:val="nil"/>
        </w:pBdr>
        <w:shd w:val="clear" w:color="auto" w:fill="FFFFFF"/>
        <w:rPr>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3.</w:t>
      </w:r>
      <w:r>
        <w:rPr>
          <w:rFonts w:ascii="Calibri" w:eastAsia="Calibri" w:hAnsi="Calibri" w:cs="Calibri"/>
          <w:color w:val="000000"/>
        </w:rPr>
        <w:t xml:space="preserve"> </w:t>
      </w:r>
      <w:r>
        <w:rPr>
          <w:color w:val="000000"/>
        </w:rPr>
        <w:t>NON, jamais</w:t>
      </w:r>
    </w:p>
    <w:p w14:paraId="00000271" w14:textId="77777777" w:rsidR="001C4A6F" w:rsidRDefault="001C4A6F">
      <w:pPr>
        <w:pBdr>
          <w:top w:val="nil"/>
          <w:left w:val="nil"/>
          <w:bottom w:val="nil"/>
          <w:right w:val="nil"/>
          <w:between w:val="nil"/>
        </w:pBdr>
        <w:shd w:val="clear" w:color="auto" w:fill="FFFFFF"/>
        <w:rPr>
          <w:b/>
          <w:color w:val="000000"/>
        </w:rPr>
      </w:pPr>
    </w:p>
    <w:p w14:paraId="00000272" w14:textId="77777777" w:rsidR="001C4A6F" w:rsidRDefault="00C23C04">
      <w:pPr>
        <w:pBdr>
          <w:top w:val="nil"/>
          <w:left w:val="nil"/>
          <w:bottom w:val="nil"/>
          <w:right w:val="nil"/>
          <w:between w:val="nil"/>
        </w:pBdr>
        <w:shd w:val="clear" w:color="auto" w:fill="FFFFFF"/>
        <w:rPr>
          <w:color w:val="000000"/>
        </w:rPr>
      </w:pPr>
      <w:r>
        <w:rPr>
          <w:b/>
          <w:color w:val="000000"/>
        </w:rPr>
        <w:t>6. Connaissez-vous une ou plusieurs personnes qui ont déjà été traitées par radiothérapie</w:t>
      </w:r>
      <w:r>
        <w:rPr>
          <w:color w:val="000000"/>
        </w:rPr>
        <w:t> ?</w:t>
      </w:r>
    </w:p>
    <w:p w14:paraId="00000273"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lastRenderedPageBreak/>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274" w14:textId="77777777" w:rsidR="001C4A6F" w:rsidRDefault="00C23C04">
      <w:pPr>
        <w:pBdr>
          <w:top w:val="nil"/>
          <w:left w:val="nil"/>
          <w:bottom w:val="nil"/>
          <w:right w:val="nil"/>
          <w:between w:val="nil"/>
        </w:pBdr>
        <w:tabs>
          <w:tab w:val="left" w:pos="567"/>
        </w:tabs>
        <w:ind w:left="1645"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275" w14:textId="77777777" w:rsidR="001C4A6F" w:rsidRDefault="00C23C04">
      <w:pPr>
        <w:pBdr>
          <w:top w:val="nil"/>
          <w:left w:val="nil"/>
          <w:bottom w:val="nil"/>
          <w:right w:val="nil"/>
          <w:between w:val="nil"/>
        </w:pBdr>
        <w:shd w:val="clear" w:color="auto" w:fill="FFFFFF"/>
        <w:rPr>
          <w:b/>
          <w:color w:val="000000"/>
        </w:rPr>
      </w:pPr>
      <w:r>
        <w:rPr>
          <w:b/>
          <w:color w:val="000000"/>
        </w:rPr>
        <w:t>SI OUI</w:t>
      </w:r>
    </w:p>
    <w:p w14:paraId="00000276" w14:textId="77777777" w:rsidR="001C4A6F" w:rsidRDefault="00C23C04">
      <w:pPr>
        <w:pBdr>
          <w:top w:val="nil"/>
          <w:left w:val="nil"/>
          <w:bottom w:val="nil"/>
          <w:right w:val="nil"/>
          <w:between w:val="nil"/>
        </w:pBdr>
        <w:shd w:val="clear" w:color="auto" w:fill="FFFFFF"/>
        <w:ind w:left="708"/>
        <w:rPr>
          <w:b/>
          <w:color w:val="000000"/>
        </w:rPr>
      </w:pPr>
      <w:r>
        <w:rPr>
          <w:b/>
          <w:color w:val="000000"/>
        </w:rPr>
        <w:t>6a. Un membre de ma famille</w:t>
      </w:r>
    </w:p>
    <w:p w14:paraId="00000277"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278"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279" w14:textId="77777777" w:rsidR="001C4A6F" w:rsidRDefault="001C4A6F">
      <w:pPr>
        <w:pBdr>
          <w:top w:val="nil"/>
          <w:left w:val="nil"/>
          <w:bottom w:val="nil"/>
          <w:right w:val="nil"/>
          <w:between w:val="nil"/>
        </w:pBdr>
        <w:shd w:val="clear" w:color="auto" w:fill="FFFFFF"/>
        <w:ind w:left="708"/>
        <w:rPr>
          <w:color w:val="000000"/>
        </w:rPr>
      </w:pPr>
    </w:p>
    <w:p w14:paraId="0000027A" w14:textId="77777777" w:rsidR="001C4A6F" w:rsidRDefault="00C23C04">
      <w:pPr>
        <w:pBdr>
          <w:top w:val="nil"/>
          <w:left w:val="nil"/>
          <w:bottom w:val="nil"/>
          <w:right w:val="nil"/>
          <w:between w:val="nil"/>
        </w:pBdr>
        <w:shd w:val="clear" w:color="auto" w:fill="FFFFFF"/>
        <w:ind w:left="708"/>
        <w:rPr>
          <w:b/>
          <w:color w:val="000000"/>
        </w:rPr>
      </w:pPr>
      <w:r>
        <w:rPr>
          <w:b/>
          <w:color w:val="000000"/>
        </w:rPr>
        <w:t>6b. Un ami</w:t>
      </w:r>
    </w:p>
    <w:p w14:paraId="0000027B"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27C"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27D" w14:textId="77777777" w:rsidR="001C4A6F" w:rsidRDefault="001C4A6F">
      <w:pPr>
        <w:pBdr>
          <w:top w:val="nil"/>
          <w:left w:val="nil"/>
          <w:bottom w:val="nil"/>
          <w:right w:val="nil"/>
          <w:between w:val="nil"/>
        </w:pBdr>
        <w:shd w:val="clear" w:color="auto" w:fill="FFFFFF"/>
        <w:ind w:left="708"/>
        <w:rPr>
          <w:color w:val="000000"/>
        </w:rPr>
      </w:pPr>
    </w:p>
    <w:p w14:paraId="0000027E" w14:textId="77777777" w:rsidR="001C4A6F" w:rsidRDefault="00C23C04">
      <w:pPr>
        <w:pBdr>
          <w:top w:val="nil"/>
          <w:left w:val="nil"/>
          <w:bottom w:val="nil"/>
          <w:right w:val="nil"/>
          <w:between w:val="nil"/>
        </w:pBdr>
        <w:shd w:val="clear" w:color="auto" w:fill="FFFFFF"/>
        <w:ind w:left="708"/>
        <w:rPr>
          <w:b/>
          <w:color w:val="000000"/>
        </w:rPr>
      </w:pPr>
      <w:r>
        <w:rPr>
          <w:b/>
          <w:color w:val="000000"/>
        </w:rPr>
        <w:t>6c. Une connaissance proche</w:t>
      </w:r>
    </w:p>
    <w:p w14:paraId="0000027F"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280"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281" w14:textId="77777777" w:rsidR="001C4A6F" w:rsidRDefault="001C4A6F">
      <w:pPr>
        <w:pBdr>
          <w:top w:val="nil"/>
          <w:left w:val="nil"/>
          <w:bottom w:val="nil"/>
          <w:right w:val="nil"/>
          <w:between w:val="nil"/>
        </w:pBdr>
        <w:shd w:val="clear" w:color="auto" w:fill="FFFFFF"/>
        <w:ind w:left="708"/>
        <w:rPr>
          <w:color w:val="000000"/>
        </w:rPr>
      </w:pPr>
    </w:p>
    <w:p w14:paraId="00000282" w14:textId="77777777" w:rsidR="001C4A6F" w:rsidRDefault="00C23C04">
      <w:pPr>
        <w:pBdr>
          <w:top w:val="nil"/>
          <w:left w:val="nil"/>
          <w:bottom w:val="nil"/>
          <w:right w:val="nil"/>
          <w:between w:val="nil"/>
        </w:pBdr>
        <w:shd w:val="clear" w:color="auto" w:fill="FFFFFF"/>
        <w:ind w:left="708"/>
        <w:rPr>
          <w:b/>
          <w:color w:val="000000"/>
        </w:rPr>
      </w:pPr>
      <w:r>
        <w:rPr>
          <w:b/>
          <w:color w:val="000000"/>
        </w:rPr>
        <w:t>6d. Une connaissance lointaine</w:t>
      </w:r>
    </w:p>
    <w:p w14:paraId="00000283"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284"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285" w14:textId="77777777" w:rsidR="001C4A6F" w:rsidRDefault="001C4A6F">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p>
    <w:p w14:paraId="00000286" w14:textId="77777777" w:rsidR="001C4A6F" w:rsidRDefault="001C4A6F">
      <w:pPr>
        <w:pBdr>
          <w:top w:val="nil"/>
          <w:left w:val="nil"/>
          <w:bottom w:val="nil"/>
          <w:right w:val="nil"/>
          <w:between w:val="nil"/>
        </w:pBdr>
        <w:jc w:val="both"/>
        <w:rPr>
          <w:rFonts w:ascii="Calibri" w:eastAsia="Calibri" w:hAnsi="Calibri" w:cs="Calibri"/>
          <w:b/>
          <w:color w:val="000000"/>
          <w:sz w:val="22"/>
          <w:szCs w:val="22"/>
          <w:u w:val="single"/>
        </w:rPr>
      </w:pPr>
    </w:p>
    <w:p w14:paraId="00000287" w14:textId="77777777" w:rsidR="001C4A6F" w:rsidRDefault="001C4A6F">
      <w:pPr>
        <w:pBdr>
          <w:top w:val="nil"/>
          <w:left w:val="nil"/>
          <w:bottom w:val="nil"/>
          <w:right w:val="nil"/>
          <w:between w:val="nil"/>
        </w:pBdr>
        <w:jc w:val="both"/>
        <w:rPr>
          <w:rFonts w:ascii="Calibri" w:eastAsia="Calibri" w:hAnsi="Calibri" w:cs="Calibri"/>
          <w:b/>
          <w:color w:val="000000"/>
          <w:sz w:val="22"/>
          <w:szCs w:val="22"/>
          <w:u w:val="single"/>
        </w:rPr>
      </w:pPr>
    </w:p>
    <w:p w14:paraId="00000288" w14:textId="77777777" w:rsidR="001C4A6F" w:rsidRDefault="001C4A6F">
      <w:pPr>
        <w:pBdr>
          <w:top w:val="nil"/>
          <w:left w:val="nil"/>
          <w:bottom w:val="nil"/>
          <w:right w:val="nil"/>
          <w:between w:val="nil"/>
        </w:pBdr>
        <w:jc w:val="both"/>
        <w:rPr>
          <w:rFonts w:ascii="Calibri" w:eastAsia="Calibri" w:hAnsi="Calibri" w:cs="Calibri"/>
          <w:b/>
          <w:color w:val="000000"/>
          <w:sz w:val="22"/>
          <w:szCs w:val="22"/>
          <w:u w:val="single"/>
        </w:rPr>
      </w:pPr>
    </w:p>
    <w:p w14:paraId="00000289" w14:textId="77777777" w:rsidR="001C4A6F" w:rsidRDefault="00C23C04">
      <w:pPr>
        <w:pBdr>
          <w:top w:val="nil"/>
          <w:left w:val="nil"/>
          <w:bottom w:val="nil"/>
          <w:right w:val="nil"/>
          <w:between w:val="nil"/>
        </w:pBdr>
        <w:tabs>
          <w:tab w:val="left" w:pos="567"/>
        </w:tabs>
        <w:ind w:left="708" w:hanging="794"/>
        <w:jc w:val="both"/>
        <w:rPr>
          <w:rFonts w:ascii="Times New Roman" w:eastAsia="Times New Roman" w:hAnsi="Times New Roman" w:cs="Times New Roman"/>
          <w:color w:val="000000"/>
          <w:sz w:val="24"/>
          <w:szCs w:val="24"/>
        </w:rPr>
      </w:pPr>
      <w:r>
        <w:br w:type="page"/>
      </w:r>
    </w:p>
    <w:p w14:paraId="0000028A" w14:textId="77777777" w:rsidR="001C4A6F" w:rsidRDefault="00C23C04">
      <w:pPr>
        <w:pBdr>
          <w:top w:val="nil"/>
          <w:left w:val="nil"/>
          <w:bottom w:val="nil"/>
          <w:right w:val="nil"/>
          <w:between w:val="nil"/>
        </w:pBdr>
        <w:shd w:val="clear" w:color="auto" w:fill="DBE5F1"/>
        <w:jc w:val="both"/>
        <w:rPr>
          <w:b/>
          <w:smallCaps/>
          <w:color w:val="000000"/>
        </w:rPr>
      </w:pPr>
      <w:r>
        <w:rPr>
          <w:b/>
          <w:smallCaps/>
          <w:color w:val="000000"/>
        </w:rPr>
        <w:lastRenderedPageBreak/>
        <w:t>PARTIE 2. RADIOTHÉRAPIE ET ARGUMENTS DÉCISIONNELS</w:t>
      </w:r>
    </w:p>
    <w:p w14:paraId="0000028B" w14:textId="77777777" w:rsidR="001C4A6F" w:rsidRDefault="001C4A6F">
      <w:pPr>
        <w:pBdr>
          <w:top w:val="nil"/>
          <w:left w:val="nil"/>
          <w:bottom w:val="nil"/>
          <w:right w:val="nil"/>
          <w:between w:val="nil"/>
        </w:pBdr>
        <w:shd w:val="clear" w:color="auto" w:fill="DBE5F1"/>
        <w:jc w:val="both"/>
        <w:rPr>
          <w:color w:val="000000"/>
        </w:rPr>
      </w:pPr>
    </w:p>
    <w:p w14:paraId="0000028C" w14:textId="77777777" w:rsidR="001C4A6F" w:rsidRDefault="00C23C04">
      <w:pPr>
        <w:pBdr>
          <w:top w:val="nil"/>
          <w:left w:val="nil"/>
          <w:bottom w:val="nil"/>
          <w:right w:val="nil"/>
          <w:between w:val="nil"/>
        </w:pBdr>
        <w:shd w:val="clear" w:color="auto" w:fill="DBE5F1"/>
        <w:jc w:val="both"/>
        <w:rPr>
          <w:color w:val="000000"/>
        </w:rPr>
      </w:pPr>
      <w:r>
        <w:rPr>
          <w:color w:val="000000"/>
        </w:rPr>
        <w:t xml:space="preserve">La radiothérapie se fait à l’aide d’appareils qui envoient des rayons (irradiation) sur le sein malade pour détruire les cellules cancéreuses qui pourraient rester après l'opération. Les rayons sont dirigés sur le sein concerné en évitant d’atteindre les autres organes. Le but est de diminuer le risque de rechute (récidive) c’est-à-dire le risque que le cancer réapparaisse sur le sein traité. </w:t>
      </w:r>
    </w:p>
    <w:p w14:paraId="0000028D" w14:textId="77777777" w:rsidR="001C4A6F" w:rsidRDefault="001C4A6F">
      <w:pPr>
        <w:pBdr>
          <w:top w:val="nil"/>
          <w:left w:val="nil"/>
          <w:bottom w:val="nil"/>
          <w:right w:val="nil"/>
          <w:between w:val="nil"/>
        </w:pBdr>
        <w:shd w:val="clear" w:color="auto" w:fill="DBE5F1"/>
        <w:jc w:val="both"/>
        <w:rPr>
          <w:color w:val="000000"/>
        </w:rPr>
      </w:pPr>
    </w:p>
    <w:p w14:paraId="0000028E" w14:textId="77777777" w:rsidR="001C4A6F" w:rsidRDefault="00C23C04">
      <w:pPr>
        <w:pBdr>
          <w:top w:val="nil"/>
          <w:left w:val="nil"/>
          <w:bottom w:val="nil"/>
          <w:right w:val="nil"/>
          <w:between w:val="nil"/>
        </w:pBdr>
        <w:shd w:val="clear" w:color="auto" w:fill="DBE5F1"/>
        <w:jc w:val="both"/>
        <w:rPr>
          <w:color w:val="000000"/>
        </w:rPr>
      </w:pPr>
      <w:r>
        <w:rPr>
          <w:color w:val="000000"/>
        </w:rPr>
        <w:t>Pour certaines femmes âgées ayant un très faible risque de rechute locale après l’opération, trois stratégies de soins possibles (ayant chacune leurs avantages et leurs inconvénients) peuvent être discutées :</w:t>
      </w:r>
    </w:p>
    <w:p w14:paraId="0000028F" w14:textId="77777777" w:rsidR="001C4A6F" w:rsidRDefault="001C4A6F">
      <w:pPr>
        <w:pBdr>
          <w:top w:val="nil"/>
          <w:left w:val="nil"/>
          <w:bottom w:val="nil"/>
          <w:right w:val="nil"/>
          <w:between w:val="nil"/>
        </w:pBdr>
        <w:shd w:val="clear" w:color="auto" w:fill="DBE5F1"/>
        <w:jc w:val="both"/>
        <w:rPr>
          <w:color w:val="000000"/>
        </w:rPr>
      </w:pPr>
    </w:p>
    <w:p w14:paraId="00000290" w14:textId="77777777" w:rsidR="001C4A6F" w:rsidRDefault="00C23C04">
      <w:pPr>
        <w:numPr>
          <w:ilvl w:val="0"/>
          <w:numId w:val="12"/>
        </w:numPr>
        <w:pBdr>
          <w:top w:val="nil"/>
          <w:left w:val="nil"/>
          <w:bottom w:val="nil"/>
          <w:right w:val="nil"/>
          <w:between w:val="nil"/>
        </w:pBdr>
        <w:shd w:val="clear" w:color="auto" w:fill="DBE5F1"/>
        <w:ind w:left="426" w:hanging="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un</w:t>
      </w:r>
      <w:proofErr w:type="gramEnd"/>
      <w:r>
        <w:rPr>
          <w:rFonts w:ascii="Times New Roman" w:eastAsia="Times New Roman" w:hAnsi="Times New Roman" w:cs="Times New Roman"/>
          <w:b/>
          <w:color w:val="000000"/>
          <w:sz w:val="24"/>
          <w:szCs w:val="24"/>
        </w:rPr>
        <w:t xml:space="preserve"> traitement par radiothérapie standard</w:t>
      </w:r>
      <w:r>
        <w:rPr>
          <w:rFonts w:ascii="Times New Roman" w:eastAsia="Times New Roman" w:hAnsi="Times New Roman" w:cs="Times New Roman"/>
          <w:color w:val="000000"/>
          <w:sz w:val="24"/>
          <w:szCs w:val="24"/>
        </w:rPr>
        <w:t xml:space="preserve"> qui consiste à irradier plusieurs fois la totalité du sein en plusieurs séances et qui impose à la patiente traitée de revenir à l’hôpital 5 jours par semaine pendant 3 à 6 semaines.</w:t>
      </w:r>
    </w:p>
    <w:p w14:paraId="00000291" w14:textId="77777777" w:rsidR="001C4A6F" w:rsidRDefault="00C23C04">
      <w:pPr>
        <w:numPr>
          <w:ilvl w:val="0"/>
          <w:numId w:val="12"/>
        </w:numPr>
        <w:pBdr>
          <w:top w:val="nil"/>
          <w:left w:val="nil"/>
          <w:bottom w:val="nil"/>
          <w:right w:val="nil"/>
          <w:between w:val="nil"/>
        </w:pBdr>
        <w:shd w:val="clear" w:color="auto" w:fill="DBE5F1"/>
        <w:ind w:left="426" w:hanging="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un</w:t>
      </w:r>
      <w:proofErr w:type="gramEnd"/>
      <w:r>
        <w:rPr>
          <w:rFonts w:ascii="Times New Roman" w:eastAsia="Times New Roman" w:hAnsi="Times New Roman" w:cs="Times New Roman"/>
          <w:b/>
          <w:color w:val="000000"/>
          <w:sz w:val="24"/>
          <w:szCs w:val="24"/>
        </w:rPr>
        <w:t xml:space="preserve"> traitement par radiothérapie </w:t>
      </w:r>
      <w:proofErr w:type="spellStart"/>
      <w:r>
        <w:rPr>
          <w:rFonts w:ascii="Times New Roman" w:eastAsia="Times New Roman" w:hAnsi="Times New Roman" w:cs="Times New Roman"/>
          <w:b/>
          <w:color w:val="000000"/>
          <w:sz w:val="24"/>
          <w:szCs w:val="24"/>
        </w:rPr>
        <w:t>per-opératoire</w:t>
      </w:r>
      <w:proofErr w:type="spellEnd"/>
      <w:r>
        <w:rPr>
          <w:rFonts w:ascii="Times New Roman" w:eastAsia="Times New Roman" w:hAnsi="Times New Roman" w:cs="Times New Roman"/>
          <w:color w:val="000000"/>
          <w:sz w:val="24"/>
          <w:szCs w:val="24"/>
        </w:rPr>
        <w:t xml:space="preserve"> qui consiste à irradier en une seule fois la partie du sein concernée au moment de l’intervention chirurgicale et qui ne nécessite pas de revenir à l’hôpital les semaines suivantes.</w:t>
      </w:r>
    </w:p>
    <w:p w14:paraId="00000292" w14:textId="77777777" w:rsidR="001C4A6F" w:rsidRDefault="00C23C04">
      <w:pPr>
        <w:numPr>
          <w:ilvl w:val="0"/>
          <w:numId w:val="12"/>
        </w:numPr>
        <w:pBdr>
          <w:top w:val="nil"/>
          <w:left w:val="nil"/>
          <w:bottom w:val="nil"/>
          <w:right w:val="nil"/>
          <w:between w:val="nil"/>
        </w:pBdr>
        <w:shd w:val="clear" w:color="auto" w:fill="DBE5F1"/>
        <w:ind w:left="426" w:hanging="426"/>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aucun</w:t>
      </w:r>
      <w:proofErr w:type="gramEnd"/>
      <w:r>
        <w:rPr>
          <w:rFonts w:ascii="Times New Roman" w:eastAsia="Times New Roman" w:hAnsi="Times New Roman" w:cs="Times New Roman"/>
          <w:b/>
          <w:color w:val="000000"/>
          <w:sz w:val="24"/>
          <w:szCs w:val="24"/>
        </w:rPr>
        <w:t xml:space="preserve"> traitement par radiothérapie.</w:t>
      </w:r>
    </w:p>
    <w:p w14:paraId="00000293" w14:textId="77777777" w:rsidR="001C4A6F" w:rsidRDefault="001C4A6F">
      <w:pPr>
        <w:pBdr>
          <w:top w:val="nil"/>
          <w:left w:val="nil"/>
          <w:bottom w:val="nil"/>
          <w:right w:val="nil"/>
          <w:between w:val="nil"/>
        </w:pBdr>
        <w:shd w:val="clear" w:color="auto" w:fill="DBE5F1"/>
        <w:jc w:val="both"/>
        <w:rPr>
          <w:color w:val="000000"/>
        </w:rPr>
      </w:pPr>
    </w:p>
    <w:p w14:paraId="00000294" w14:textId="77777777" w:rsidR="001C4A6F" w:rsidRDefault="00C23C04">
      <w:pPr>
        <w:pBdr>
          <w:top w:val="nil"/>
          <w:left w:val="nil"/>
          <w:bottom w:val="nil"/>
          <w:right w:val="nil"/>
          <w:between w:val="nil"/>
        </w:pBdr>
        <w:shd w:val="clear" w:color="auto" w:fill="DBE5F1"/>
        <w:jc w:val="both"/>
        <w:rPr>
          <w:color w:val="000000"/>
        </w:rPr>
      </w:pPr>
      <w:r>
        <w:rPr>
          <w:color w:val="000000"/>
        </w:rPr>
        <w:t xml:space="preserve">Notre équipe de recherche développe une brochure appelée outil d’aide à la décision. Ce type de brochure est utilisé pour aider les personnes atteintes de maladies à choisir entre plusieurs options concernant leurs parcours de soin. Il peut être utilisé lorsque plusieurs options de soin peuvent être proposées aux patients. Nous aurions besoin de votre aide pour élaborer l’outil d’aide à la décision le plus pertinent possible. </w:t>
      </w:r>
    </w:p>
    <w:p w14:paraId="00000295" w14:textId="77777777" w:rsidR="001C4A6F" w:rsidRDefault="001C4A6F">
      <w:pPr>
        <w:pBdr>
          <w:top w:val="nil"/>
          <w:left w:val="nil"/>
          <w:bottom w:val="nil"/>
          <w:right w:val="nil"/>
          <w:between w:val="nil"/>
        </w:pBdr>
        <w:jc w:val="both"/>
        <w:rPr>
          <w:color w:val="000000"/>
        </w:rPr>
      </w:pPr>
    </w:p>
    <w:p w14:paraId="00000296" w14:textId="77777777" w:rsidR="001C4A6F" w:rsidRDefault="00C23C04">
      <w:pPr>
        <w:pBdr>
          <w:top w:val="nil"/>
          <w:left w:val="nil"/>
          <w:bottom w:val="nil"/>
          <w:right w:val="nil"/>
          <w:between w:val="nil"/>
        </w:pBdr>
        <w:jc w:val="both"/>
        <w:rPr>
          <w:b/>
          <w:color w:val="000000"/>
        </w:rPr>
      </w:pPr>
      <w:r>
        <w:rPr>
          <w:b/>
          <w:color w:val="000000"/>
        </w:rPr>
        <w:t xml:space="preserve">7. </w:t>
      </w:r>
      <w:r>
        <w:rPr>
          <w:b/>
          <w:color w:val="000000"/>
          <w:u w:val="single"/>
        </w:rPr>
        <w:t>Que vous ayez déjà eu à vous poser ce type de questions ou non</w:t>
      </w:r>
      <w:r>
        <w:rPr>
          <w:b/>
          <w:color w:val="000000"/>
        </w:rPr>
        <w:t xml:space="preserve">, dites-nous quels types d’informations vous paraissent les plus importantes à donner aux patientes atteintes d’un cancer du sein afin qu’elles puissent choisir une stratégie de traitement en pleine connaissance de cause. </w:t>
      </w:r>
    </w:p>
    <w:p w14:paraId="00000297" w14:textId="77777777" w:rsidR="001C4A6F" w:rsidRDefault="00C23C04">
      <w:pPr>
        <w:pBdr>
          <w:top w:val="nil"/>
          <w:left w:val="nil"/>
          <w:bottom w:val="nil"/>
          <w:right w:val="nil"/>
          <w:between w:val="nil"/>
        </w:pBdr>
        <w:jc w:val="both"/>
        <w:rPr>
          <w:b/>
          <w:color w:val="000000"/>
        </w:rPr>
      </w:pPr>
      <w:r>
        <w:rPr>
          <w:b/>
          <w:color w:val="000000"/>
        </w:rPr>
        <w:t xml:space="preserve">Pour chaque type d’information cité ci-dessous, évaluez le niveau d’importance en lui attribuant une note de 0 à 10 (0 représente le niveau le moins important et 10 le niveau le plus important). </w:t>
      </w:r>
    </w:p>
    <w:p w14:paraId="00000298" w14:textId="77777777" w:rsidR="001C4A6F" w:rsidRDefault="001C4A6F">
      <w:pPr>
        <w:pBdr>
          <w:top w:val="nil"/>
          <w:left w:val="nil"/>
          <w:bottom w:val="nil"/>
          <w:right w:val="nil"/>
          <w:between w:val="nil"/>
        </w:pBdr>
        <w:jc w:val="both"/>
        <w:rPr>
          <w:b/>
          <w:color w:val="000000"/>
        </w:rPr>
      </w:pPr>
    </w:p>
    <w:tbl>
      <w:tblPr>
        <w:tblStyle w:val="aff8"/>
        <w:tblW w:w="9351"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647"/>
        <w:gridCol w:w="424"/>
        <w:gridCol w:w="426"/>
        <w:gridCol w:w="425"/>
        <w:gridCol w:w="425"/>
        <w:gridCol w:w="425"/>
        <w:gridCol w:w="426"/>
        <w:gridCol w:w="425"/>
        <w:gridCol w:w="425"/>
        <w:gridCol w:w="425"/>
        <w:gridCol w:w="395"/>
        <w:gridCol w:w="483"/>
      </w:tblGrid>
      <w:tr w:rsidR="001C4A6F" w14:paraId="60A58B04" w14:textId="77777777">
        <w:trPr>
          <w:trHeight w:val="308"/>
        </w:trPr>
        <w:tc>
          <w:tcPr>
            <w:tcW w:w="4647" w:type="dxa"/>
          </w:tcPr>
          <w:p w14:paraId="00000299" w14:textId="77777777" w:rsidR="001C4A6F" w:rsidRDefault="001C4A6F">
            <w:pPr>
              <w:pBdr>
                <w:top w:val="nil"/>
                <w:left w:val="nil"/>
                <w:bottom w:val="nil"/>
                <w:right w:val="nil"/>
                <w:between w:val="nil"/>
              </w:pBdr>
              <w:jc w:val="both"/>
              <w:rPr>
                <w:color w:val="000000"/>
              </w:rPr>
            </w:pPr>
          </w:p>
        </w:tc>
        <w:tc>
          <w:tcPr>
            <w:tcW w:w="4704" w:type="dxa"/>
            <w:gridSpan w:val="11"/>
          </w:tcPr>
          <w:p w14:paraId="0000029A" w14:textId="77777777" w:rsidR="001C4A6F" w:rsidRDefault="00C23C04">
            <w:pPr>
              <w:pBdr>
                <w:top w:val="nil"/>
                <w:left w:val="nil"/>
                <w:bottom w:val="nil"/>
                <w:right w:val="nil"/>
                <w:between w:val="nil"/>
              </w:pBdr>
              <w:jc w:val="center"/>
              <w:rPr>
                <w:b/>
                <w:color w:val="000000"/>
                <w:sz w:val="24"/>
                <w:szCs w:val="24"/>
              </w:rPr>
            </w:pPr>
            <w:r>
              <w:rPr>
                <w:b/>
                <w:color w:val="000000"/>
                <w:sz w:val="24"/>
                <w:szCs w:val="24"/>
              </w:rPr>
              <w:t>Importance de l’information</w:t>
            </w:r>
          </w:p>
          <w:p w14:paraId="0000029B" w14:textId="77777777" w:rsidR="001C4A6F" w:rsidRDefault="00C23C04">
            <w:pPr>
              <w:pBdr>
                <w:top w:val="nil"/>
                <w:left w:val="nil"/>
                <w:bottom w:val="nil"/>
                <w:right w:val="nil"/>
                <w:between w:val="nil"/>
              </w:pBdr>
              <w:jc w:val="center"/>
              <w:rPr>
                <w:b/>
                <w:color w:val="000000"/>
              </w:rPr>
            </w:pPr>
            <w:r>
              <w:rPr>
                <w:b/>
                <w:color w:val="000000"/>
                <w:sz w:val="24"/>
                <w:szCs w:val="24"/>
              </w:rPr>
              <w:t>pour décider du traitement</w:t>
            </w:r>
          </w:p>
        </w:tc>
      </w:tr>
      <w:tr w:rsidR="001C4A6F" w14:paraId="49D2F73D" w14:textId="77777777">
        <w:trPr>
          <w:trHeight w:val="308"/>
        </w:trPr>
        <w:tc>
          <w:tcPr>
            <w:tcW w:w="4647" w:type="dxa"/>
          </w:tcPr>
          <w:p w14:paraId="000002A6" w14:textId="77777777" w:rsidR="001C4A6F" w:rsidRDefault="001C4A6F">
            <w:pPr>
              <w:pBdr>
                <w:top w:val="nil"/>
                <w:left w:val="nil"/>
                <w:bottom w:val="nil"/>
                <w:right w:val="nil"/>
                <w:between w:val="nil"/>
              </w:pBdr>
              <w:jc w:val="both"/>
              <w:rPr>
                <w:color w:val="000000"/>
                <w:sz w:val="24"/>
                <w:szCs w:val="24"/>
              </w:rPr>
            </w:pPr>
          </w:p>
        </w:tc>
        <w:tc>
          <w:tcPr>
            <w:tcW w:w="424" w:type="dxa"/>
          </w:tcPr>
          <w:p w14:paraId="000002A7"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0</w:t>
            </w:r>
          </w:p>
        </w:tc>
        <w:tc>
          <w:tcPr>
            <w:tcW w:w="426" w:type="dxa"/>
          </w:tcPr>
          <w:p w14:paraId="000002A8"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 xml:space="preserve">1 </w:t>
            </w:r>
          </w:p>
        </w:tc>
        <w:tc>
          <w:tcPr>
            <w:tcW w:w="425" w:type="dxa"/>
          </w:tcPr>
          <w:p w14:paraId="000002A9"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 xml:space="preserve">2 </w:t>
            </w:r>
          </w:p>
        </w:tc>
        <w:tc>
          <w:tcPr>
            <w:tcW w:w="425" w:type="dxa"/>
          </w:tcPr>
          <w:p w14:paraId="000002AA"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3</w:t>
            </w:r>
          </w:p>
        </w:tc>
        <w:tc>
          <w:tcPr>
            <w:tcW w:w="425" w:type="dxa"/>
          </w:tcPr>
          <w:p w14:paraId="000002AB"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4</w:t>
            </w:r>
          </w:p>
        </w:tc>
        <w:tc>
          <w:tcPr>
            <w:tcW w:w="426" w:type="dxa"/>
          </w:tcPr>
          <w:p w14:paraId="000002AC"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5</w:t>
            </w:r>
          </w:p>
        </w:tc>
        <w:tc>
          <w:tcPr>
            <w:tcW w:w="425" w:type="dxa"/>
          </w:tcPr>
          <w:p w14:paraId="000002AD"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6</w:t>
            </w:r>
          </w:p>
        </w:tc>
        <w:tc>
          <w:tcPr>
            <w:tcW w:w="425" w:type="dxa"/>
          </w:tcPr>
          <w:p w14:paraId="000002AE"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7</w:t>
            </w:r>
          </w:p>
        </w:tc>
        <w:tc>
          <w:tcPr>
            <w:tcW w:w="425" w:type="dxa"/>
          </w:tcPr>
          <w:p w14:paraId="000002AF"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8</w:t>
            </w:r>
          </w:p>
        </w:tc>
        <w:tc>
          <w:tcPr>
            <w:tcW w:w="395" w:type="dxa"/>
          </w:tcPr>
          <w:p w14:paraId="000002B0"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9</w:t>
            </w:r>
          </w:p>
        </w:tc>
        <w:tc>
          <w:tcPr>
            <w:tcW w:w="483" w:type="dxa"/>
          </w:tcPr>
          <w:p w14:paraId="000002B1"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10</w:t>
            </w:r>
          </w:p>
        </w:tc>
      </w:tr>
      <w:tr w:rsidR="001C4A6F" w14:paraId="3D63B062" w14:textId="77777777">
        <w:trPr>
          <w:trHeight w:val="308"/>
        </w:trPr>
        <w:tc>
          <w:tcPr>
            <w:tcW w:w="4647" w:type="dxa"/>
          </w:tcPr>
          <w:p w14:paraId="000002B2" w14:textId="77777777" w:rsidR="001C4A6F" w:rsidRDefault="00C23C04">
            <w:pPr>
              <w:pBdr>
                <w:top w:val="nil"/>
                <w:left w:val="nil"/>
                <w:bottom w:val="nil"/>
                <w:right w:val="nil"/>
                <w:between w:val="nil"/>
              </w:pBdr>
              <w:jc w:val="both"/>
              <w:rPr>
                <w:color w:val="000000"/>
                <w:sz w:val="24"/>
                <w:szCs w:val="24"/>
              </w:rPr>
            </w:pPr>
            <w:r>
              <w:rPr>
                <w:b/>
                <w:color w:val="000000"/>
                <w:sz w:val="24"/>
                <w:szCs w:val="24"/>
              </w:rPr>
              <w:t>7a.</w:t>
            </w:r>
            <w:r>
              <w:rPr>
                <w:color w:val="000000"/>
                <w:sz w:val="24"/>
                <w:szCs w:val="24"/>
              </w:rPr>
              <w:t xml:space="preserve"> La durée de la chirurgie (et de l’anesthésie associée)</w:t>
            </w:r>
          </w:p>
        </w:tc>
        <w:tc>
          <w:tcPr>
            <w:tcW w:w="424" w:type="dxa"/>
            <w:vAlign w:val="center"/>
          </w:tcPr>
          <w:p w14:paraId="000002B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B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B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B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B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B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B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B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B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2B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2B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3472758C" w14:textId="77777777">
        <w:trPr>
          <w:trHeight w:val="308"/>
        </w:trPr>
        <w:tc>
          <w:tcPr>
            <w:tcW w:w="4647" w:type="dxa"/>
          </w:tcPr>
          <w:p w14:paraId="000002BE" w14:textId="77777777" w:rsidR="001C4A6F" w:rsidRDefault="00C23C04">
            <w:pPr>
              <w:pBdr>
                <w:top w:val="nil"/>
                <w:left w:val="nil"/>
                <w:bottom w:val="nil"/>
                <w:right w:val="nil"/>
                <w:between w:val="nil"/>
              </w:pBdr>
              <w:jc w:val="both"/>
              <w:rPr>
                <w:color w:val="000000"/>
                <w:sz w:val="24"/>
                <w:szCs w:val="24"/>
              </w:rPr>
            </w:pPr>
            <w:r>
              <w:rPr>
                <w:b/>
                <w:color w:val="000000"/>
                <w:sz w:val="24"/>
                <w:szCs w:val="24"/>
              </w:rPr>
              <w:t>7b.</w:t>
            </w:r>
            <w:r>
              <w:rPr>
                <w:color w:val="000000"/>
                <w:sz w:val="24"/>
                <w:szCs w:val="24"/>
              </w:rPr>
              <w:t xml:space="preserve"> Le nombre de séances de radiothérapie (irradiation)</w:t>
            </w:r>
          </w:p>
        </w:tc>
        <w:tc>
          <w:tcPr>
            <w:tcW w:w="424" w:type="dxa"/>
            <w:vAlign w:val="center"/>
          </w:tcPr>
          <w:p w14:paraId="000002B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C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C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2C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2C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26143C73" w14:textId="77777777">
        <w:trPr>
          <w:trHeight w:val="308"/>
        </w:trPr>
        <w:tc>
          <w:tcPr>
            <w:tcW w:w="4647" w:type="dxa"/>
          </w:tcPr>
          <w:p w14:paraId="000002CA" w14:textId="77777777" w:rsidR="001C4A6F" w:rsidRDefault="00C23C04">
            <w:pPr>
              <w:pBdr>
                <w:top w:val="nil"/>
                <w:left w:val="nil"/>
                <w:bottom w:val="nil"/>
                <w:right w:val="nil"/>
                <w:between w:val="nil"/>
              </w:pBdr>
              <w:jc w:val="both"/>
              <w:rPr>
                <w:color w:val="000000"/>
                <w:sz w:val="24"/>
                <w:szCs w:val="24"/>
              </w:rPr>
            </w:pPr>
            <w:r>
              <w:rPr>
                <w:b/>
                <w:color w:val="000000"/>
                <w:sz w:val="24"/>
                <w:szCs w:val="24"/>
              </w:rPr>
              <w:t>7c.</w:t>
            </w:r>
            <w:r>
              <w:rPr>
                <w:color w:val="000000"/>
                <w:sz w:val="24"/>
                <w:szCs w:val="24"/>
              </w:rPr>
              <w:t xml:space="preserve"> La surface traitée (irradiée) par radiothérapie </w:t>
            </w:r>
          </w:p>
        </w:tc>
        <w:tc>
          <w:tcPr>
            <w:tcW w:w="424" w:type="dxa"/>
            <w:vAlign w:val="center"/>
          </w:tcPr>
          <w:p w14:paraId="000002C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C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C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D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2D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2D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715FD148" w14:textId="77777777">
        <w:trPr>
          <w:trHeight w:val="308"/>
        </w:trPr>
        <w:tc>
          <w:tcPr>
            <w:tcW w:w="4647" w:type="dxa"/>
          </w:tcPr>
          <w:p w14:paraId="000002D6" w14:textId="77777777" w:rsidR="001C4A6F" w:rsidRDefault="00C23C04">
            <w:pPr>
              <w:pBdr>
                <w:top w:val="nil"/>
                <w:left w:val="nil"/>
                <w:bottom w:val="nil"/>
                <w:right w:val="nil"/>
                <w:between w:val="nil"/>
              </w:pBdr>
              <w:jc w:val="both"/>
              <w:rPr>
                <w:color w:val="000000"/>
                <w:sz w:val="24"/>
                <w:szCs w:val="24"/>
              </w:rPr>
            </w:pPr>
            <w:r>
              <w:rPr>
                <w:b/>
                <w:color w:val="000000"/>
                <w:sz w:val="24"/>
                <w:szCs w:val="24"/>
              </w:rPr>
              <w:t>7d.</w:t>
            </w:r>
            <w:r>
              <w:rPr>
                <w:color w:val="000000"/>
                <w:sz w:val="24"/>
                <w:szCs w:val="24"/>
              </w:rPr>
              <w:t xml:space="preserve"> Le nombre de jours où il faut se rendre à l’hôpital</w:t>
            </w:r>
          </w:p>
        </w:tc>
        <w:tc>
          <w:tcPr>
            <w:tcW w:w="424" w:type="dxa"/>
            <w:vAlign w:val="center"/>
          </w:tcPr>
          <w:p w14:paraId="000002D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D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D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D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2E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2E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03EC9844" w14:textId="77777777">
        <w:trPr>
          <w:trHeight w:val="308"/>
        </w:trPr>
        <w:tc>
          <w:tcPr>
            <w:tcW w:w="4647" w:type="dxa"/>
          </w:tcPr>
          <w:p w14:paraId="000002E2" w14:textId="77777777" w:rsidR="001C4A6F" w:rsidRDefault="00C23C04">
            <w:pPr>
              <w:pBdr>
                <w:top w:val="nil"/>
                <w:left w:val="nil"/>
                <w:bottom w:val="nil"/>
                <w:right w:val="nil"/>
                <w:between w:val="nil"/>
              </w:pBdr>
              <w:jc w:val="both"/>
              <w:rPr>
                <w:color w:val="000000"/>
                <w:sz w:val="24"/>
                <w:szCs w:val="24"/>
              </w:rPr>
            </w:pPr>
            <w:r>
              <w:rPr>
                <w:b/>
                <w:color w:val="000000"/>
                <w:sz w:val="24"/>
                <w:szCs w:val="24"/>
              </w:rPr>
              <w:t>7e.</w:t>
            </w:r>
            <w:r>
              <w:rPr>
                <w:color w:val="000000"/>
                <w:sz w:val="24"/>
                <w:szCs w:val="24"/>
              </w:rPr>
              <w:t xml:space="preserve"> Le caractère « standard », habituel, du traitement</w:t>
            </w:r>
          </w:p>
        </w:tc>
        <w:tc>
          <w:tcPr>
            <w:tcW w:w="424" w:type="dxa"/>
            <w:vAlign w:val="center"/>
          </w:tcPr>
          <w:p w14:paraId="000002E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E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E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E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E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E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E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E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E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2E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2E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269A2BC4" w14:textId="77777777">
        <w:trPr>
          <w:trHeight w:val="308"/>
        </w:trPr>
        <w:tc>
          <w:tcPr>
            <w:tcW w:w="4647" w:type="dxa"/>
          </w:tcPr>
          <w:p w14:paraId="000002EE" w14:textId="77777777" w:rsidR="001C4A6F" w:rsidRDefault="00C23C04">
            <w:pPr>
              <w:pBdr>
                <w:top w:val="nil"/>
                <w:left w:val="nil"/>
                <w:bottom w:val="nil"/>
                <w:right w:val="nil"/>
                <w:between w:val="nil"/>
              </w:pBdr>
              <w:jc w:val="both"/>
              <w:rPr>
                <w:color w:val="000000"/>
                <w:sz w:val="24"/>
                <w:szCs w:val="24"/>
              </w:rPr>
            </w:pPr>
            <w:r>
              <w:rPr>
                <w:b/>
                <w:color w:val="000000"/>
                <w:sz w:val="24"/>
                <w:szCs w:val="24"/>
              </w:rPr>
              <w:t>7f.</w:t>
            </w:r>
            <w:r>
              <w:rPr>
                <w:color w:val="000000"/>
                <w:sz w:val="24"/>
                <w:szCs w:val="24"/>
              </w:rPr>
              <w:t xml:space="preserve"> La possibilité que le traitement initialement choisi ne puisse pas être réalisé dans certains cas</w:t>
            </w:r>
          </w:p>
        </w:tc>
        <w:tc>
          <w:tcPr>
            <w:tcW w:w="424" w:type="dxa"/>
            <w:vAlign w:val="center"/>
          </w:tcPr>
          <w:p w14:paraId="000002E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F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F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F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F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2F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F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F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2F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2F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2F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038DC77D" w14:textId="77777777">
        <w:trPr>
          <w:trHeight w:val="308"/>
        </w:trPr>
        <w:tc>
          <w:tcPr>
            <w:tcW w:w="4647" w:type="dxa"/>
          </w:tcPr>
          <w:p w14:paraId="000002FA" w14:textId="77777777" w:rsidR="001C4A6F" w:rsidRDefault="001C4A6F">
            <w:pPr>
              <w:pBdr>
                <w:top w:val="nil"/>
                <w:left w:val="nil"/>
                <w:bottom w:val="nil"/>
                <w:right w:val="nil"/>
                <w:between w:val="nil"/>
              </w:pBdr>
              <w:jc w:val="both"/>
              <w:rPr>
                <w:color w:val="000000"/>
              </w:rPr>
            </w:pPr>
          </w:p>
        </w:tc>
        <w:tc>
          <w:tcPr>
            <w:tcW w:w="4704" w:type="dxa"/>
            <w:gridSpan w:val="11"/>
          </w:tcPr>
          <w:p w14:paraId="000002FB" w14:textId="77777777" w:rsidR="001C4A6F" w:rsidRDefault="001C4A6F">
            <w:pPr>
              <w:pBdr>
                <w:top w:val="nil"/>
                <w:left w:val="nil"/>
                <w:bottom w:val="nil"/>
                <w:right w:val="nil"/>
                <w:between w:val="nil"/>
              </w:pBdr>
              <w:jc w:val="center"/>
              <w:rPr>
                <w:b/>
                <w:color w:val="000000"/>
              </w:rPr>
            </w:pPr>
          </w:p>
        </w:tc>
      </w:tr>
      <w:tr w:rsidR="001C4A6F" w14:paraId="712AAC3F" w14:textId="77777777">
        <w:trPr>
          <w:trHeight w:val="308"/>
        </w:trPr>
        <w:tc>
          <w:tcPr>
            <w:tcW w:w="4647" w:type="dxa"/>
          </w:tcPr>
          <w:p w14:paraId="00000306" w14:textId="77777777" w:rsidR="001C4A6F" w:rsidRDefault="001C4A6F">
            <w:pPr>
              <w:pBdr>
                <w:top w:val="nil"/>
                <w:left w:val="nil"/>
                <w:bottom w:val="nil"/>
                <w:right w:val="nil"/>
                <w:between w:val="nil"/>
              </w:pBdr>
              <w:jc w:val="both"/>
              <w:rPr>
                <w:color w:val="000000"/>
              </w:rPr>
            </w:pPr>
          </w:p>
        </w:tc>
        <w:tc>
          <w:tcPr>
            <w:tcW w:w="4704" w:type="dxa"/>
            <w:gridSpan w:val="11"/>
          </w:tcPr>
          <w:p w14:paraId="00000307" w14:textId="77777777" w:rsidR="001C4A6F" w:rsidRDefault="00C23C04">
            <w:pPr>
              <w:pBdr>
                <w:top w:val="nil"/>
                <w:left w:val="nil"/>
                <w:bottom w:val="nil"/>
                <w:right w:val="nil"/>
                <w:between w:val="nil"/>
              </w:pBdr>
              <w:jc w:val="center"/>
              <w:rPr>
                <w:b/>
                <w:color w:val="000000"/>
                <w:sz w:val="24"/>
                <w:szCs w:val="24"/>
              </w:rPr>
            </w:pPr>
            <w:r>
              <w:rPr>
                <w:b/>
                <w:color w:val="000000"/>
                <w:sz w:val="24"/>
                <w:szCs w:val="24"/>
              </w:rPr>
              <w:t>Importance de l’information</w:t>
            </w:r>
          </w:p>
          <w:p w14:paraId="00000308" w14:textId="77777777" w:rsidR="001C4A6F" w:rsidRDefault="00C23C04">
            <w:pPr>
              <w:pBdr>
                <w:top w:val="nil"/>
                <w:left w:val="nil"/>
                <w:bottom w:val="nil"/>
                <w:right w:val="nil"/>
                <w:between w:val="nil"/>
              </w:pBdr>
              <w:jc w:val="center"/>
              <w:rPr>
                <w:b/>
                <w:color w:val="000000"/>
              </w:rPr>
            </w:pPr>
            <w:r>
              <w:rPr>
                <w:b/>
                <w:color w:val="000000"/>
                <w:sz w:val="24"/>
                <w:szCs w:val="24"/>
              </w:rPr>
              <w:t>pour décider du traitement</w:t>
            </w:r>
          </w:p>
        </w:tc>
      </w:tr>
      <w:tr w:rsidR="001C4A6F" w14:paraId="0D1EE2AD" w14:textId="77777777">
        <w:trPr>
          <w:trHeight w:val="308"/>
        </w:trPr>
        <w:tc>
          <w:tcPr>
            <w:tcW w:w="4647" w:type="dxa"/>
          </w:tcPr>
          <w:p w14:paraId="00000313" w14:textId="77777777" w:rsidR="001C4A6F" w:rsidRDefault="001C4A6F">
            <w:pPr>
              <w:pBdr>
                <w:top w:val="nil"/>
                <w:left w:val="nil"/>
                <w:bottom w:val="nil"/>
                <w:right w:val="nil"/>
                <w:between w:val="nil"/>
              </w:pBdr>
              <w:jc w:val="both"/>
              <w:rPr>
                <w:color w:val="000000"/>
                <w:sz w:val="24"/>
                <w:szCs w:val="24"/>
              </w:rPr>
            </w:pPr>
          </w:p>
        </w:tc>
        <w:tc>
          <w:tcPr>
            <w:tcW w:w="424" w:type="dxa"/>
          </w:tcPr>
          <w:p w14:paraId="00000314"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0</w:t>
            </w:r>
          </w:p>
        </w:tc>
        <w:tc>
          <w:tcPr>
            <w:tcW w:w="426" w:type="dxa"/>
          </w:tcPr>
          <w:p w14:paraId="00000315"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 xml:space="preserve">1 </w:t>
            </w:r>
          </w:p>
        </w:tc>
        <w:tc>
          <w:tcPr>
            <w:tcW w:w="425" w:type="dxa"/>
          </w:tcPr>
          <w:p w14:paraId="00000316"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 xml:space="preserve">2 </w:t>
            </w:r>
          </w:p>
        </w:tc>
        <w:tc>
          <w:tcPr>
            <w:tcW w:w="425" w:type="dxa"/>
          </w:tcPr>
          <w:p w14:paraId="00000317"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3</w:t>
            </w:r>
          </w:p>
        </w:tc>
        <w:tc>
          <w:tcPr>
            <w:tcW w:w="425" w:type="dxa"/>
          </w:tcPr>
          <w:p w14:paraId="00000318"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4</w:t>
            </w:r>
          </w:p>
        </w:tc>
        <w:tc>
          <w:tcPr>
            <w:tcW w:w="426" w:type="dxa"/>
          </w:tcPr>
          <w:p w14:paraId="00000319"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5</w:t>
            </w:r>
          </w:p>
        </w:tc>
        <w:tc>
          <w:tcPr>
            <w:tcW w:w="425" w:type="dxa"/>
          </w:tcPr>
          <w:p w14:paraId="0000031A"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6</w:t>
            </w:r>
          </w:p>
        </w:tc>
        <w:tc>
          <w:tcPr>
            <w:tcW w:w="425" w:type="dxa"/>
          </w:tcPr>
          <w:p w14:paraId="0000031B"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7</w:t>
            </w:r>
          </w:p>
        </w:tc>
        <w:tc>
          <w:tcPr>
            <w:tcW w:w="425" w:type="dxa"/>
          </w:tcPr>
          <w:p w14:paraId="0000031C"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8</w:t>
            </w:r>
          </w:p>
        </w:tc>
        <w:tc>
          <w:tcPr>
            <w:tcW w:w="395" w:type="dxa"/>
          </w:tcPr>
          <w:p w14:paraId="0000031D"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9</w:t>
            </w:r>
          </w:p>
        </w:tc>
        <w:tc>
          <w:tcPr>
            <w:tcW w:w="483" w:type="dxa"/>
          </w:tcPr>
          <w:p w14:paraId="0000031E" w14:textId="77777777" w:rsidR="001C4A6F" w:rsidRDefault="00C23C04">
            <w:pPr>
              <w:pBdr>
                <w:top w:val="nil"/>
                <w:left w:val="nil"/>
                <w:bottom w:val="nil"/>
                <w:right w:val="nil"/>
                <w:between w:val="nil"/>
              </w:pBdr>
              <w:jc w:val="both"/>
              <w:rPr>
                <w:b/>
                <w:color w:val="000000"/>
                <w:sz w:val="24"/>
                <w:szCs w:val="24"/>
              </w:rPr>
            </w:pPr>
            <w:r>
              <w:rPr>
                <w:b/>
                <w:color w:val="000000"/>
                <w:sz w:val="24"/>
                <w:szCs w:val="24"/>
              </w:rPr>
              <w:t>10</w:t>
            </w:r>
          </w:p>
        </w:tc>
      </w:tr>
      <w:tr w:rsidR="001C4A6F" w14:paraId="74EACF00" w14:textId="77777777">
        <w:trPr>
          <w:trHeight w:val="308"/>
        </w:trPr>
        <w:tc>
          <w:tcPr>
            <w:tcW w:w="4647" w:type="dxa"/>
          </w:tcPr>
          <w:p w14:paraId="0000031F" w14:textId="77777777" w:rsidR="001C4A6F" w:rsidRDefault="00C23C04">
            <w:pPr>
              <w:pBdr>
                <w:top w:val="nil"/>
                <w:left w:val="nil"/>
                <w:bottom w:val="nil"/>
                <w:right w:val="nil"/>
                <w:between w:val="nil"/>
              </w:pBdr>
              <w:jc w:val="both"/>
              <w:rPr>
                <w:color w:val="000000"/>
                <w:sz w:val="24"/>
                <w:szCs w:val="24"/>
              </w:rPr>
            </w:pPr>
            <w:r>
              <w:rPr>
                <w:b/>
                <w:color w:val="000000"/>
                <w:sz w:val="24"/>
                <w:szCs w:val="24"/>
              </w:rPr>
              <w:t>7g.</w:t>
            </w:r>
            <w:r>
              <w:rPr>
                <w:color w:val="000000"/>
                <w:sz w:val="24"/>
                <w:szCs w:val="24"/>
              </w:rPr>
              <w:t xml:space="preserve"> La nécessité d’avoir des examens médicaux supplémentaires</w:t>
            </w:r>
          </w:p>
        </w:tc>
        <w:tc>
          <w:tcPr>
            <w:tcW w:w="424" w:type="dxa"/>
            <w:vAlign w:val="center"/>
          </w:tcPr>
          <w:p w14:paraId="0000032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2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2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2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2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6F143021" w14:textId="77777777">
        <w:trPr>
          <w:trHeight w:val="308"/>
        </w:trPr>
        <w:tc>
          <w:tcPr>
            <w:tcW w:w="4647" w:type="dxa"/>
          </w:tcPr>
          <w:p w14:paraId="0000032B" w14:textId="77777777" w:rsidR="001C4A6F" w:rsidRDefault="00C23C04">
            <w:pPr>
              <w:pBdr>
                <w:top w:val="nil"/>
                <w:left w:val="nil"/>
                <w:bottom w:val="nil"/>
                <w:right w:val="nil"/>
                <w:between w:val="nil"/>
              </w:pBdr>
              <w:jc w:val="both"/>
              <w:rPr>
                <w:color w:val="000000"/>
                <w:sz w:val="24"/>
                <w:szCs w:val="24"/>
              </w:rPr>
            </w:pPr>
            <w:r>
              <w:rPr>
                <w:b/>
                <w:color w:val="000000"/>
                <w:sz w:val="24"/>
                <w:szCs w:val="24"/>
              </w:rPr>
              <w:t>7h.</w:t>
            </w:r>
            <w:r>
              <w:rPr>
                <w:color w:val="000000"/>
                <w:sz w:val="24"/>
                <w:szCs w:val="24"/>
              </w:rPr>
              <w:t xml:space="preserve"> Le taux de récidive attendu </w:t>
            </w:r>
          </w:p>
        </w:tc>
        <w:tc>
          <w:tcPr>
            <w:tcW w:w="424" w:type="dxa"/>
            <w:vAlign w:val="center"/>
          </w:tcPr>
          <w:p w14:paraId="0000032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2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2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3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3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3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74874903" w14:textId="77777777">
        <w:trPr>
          <w:trHeight w:val="308"/>
        </w:trPr>
        <w:tc>
          <w:tcPr>
            <w:tcW w:w="4647" w:type="dxa"/>
          </w:tcPr>
          <w:p w14:paraId="00000337" w14:textId="77777777" w:rsidR="001C4A6F" w:rsidRDefault="00C23C04">
            <w:pPr>
              <w:pBdr>
                <w:top w:val="nil"/>
                <w:left w:val="nil"/>
                <w:bottom w:val="nil"/>
                <w:right w:val="nil"/>
                <w:between w:val="nil"/>
              </w:pBdr>
              <w:jc w:val="both"/>
              <w:rPr>
                <w:i/>
                <w:color w:val="000000"/>
                <w:sz w:val="24"/>
                <w:szCs w:val="24"/>
              </w:rPr>
            </w:pPr>
            <w:r>
              <w:rPr>
                <w:b/>
                <w:color w:val="000000"/>
                <w:sz w:val="24"/>
                <w:szCs w:val="24"/>
              </w:rPr>
              <w:lastRenderedPageBreak/>
              <w:t>7i.</w:t>
            </w:r>
            <w:r>
              <w:rPr>
                <w:color w:val="000000"/>
                <w:sz w:val="24"/>
                <w:szCs w:val="24"/>
              </w:rPr>
              <w:t xml:space="preserve"> La nécessité de devoir enlever la totalité du sein (mastectomie) en cas de récidive </w:t>
            </w:r>
          </w:p>
        </w:tc>
        <w:tc>
          <w:tcPr>
            <w:tcW w:w="424" w:type="dxa"/>
            <w:vAlign w:val="center"/>
          </w:tcPr>
          <w:p w14:paraId="0000033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3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3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3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4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4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0508EF01" w14:textId="77777777">
        <w:trPr>
          <w:trHeight w:val="308"/>
        </w:trPr>
        <w:tc>
          <w:tcPr>
            <w:tcW w:w="4647" w:type="dxa"/>
          </w:tcPr>
          <w:p w14:paraId="00000343" w14:textId="77777777" w:rsidR="001C4A6F" w:rsidRDefault="00C23C04">
            <w:pPr>
              <w:pBdr>
                <w:top w:val="nil"/>
                <w:left w:val="nil"/>
                <w:bottom w:val="nil"/>
                <w:right w:val="nil"/>
                <w:between w:val="nil"/>
              </w:pBdr>
              <w:jc w:val="both"/>
              <w:rPr>
                <w:color w:val="000000"/>
                <w:sz w:val="24"/>
                <w:szCs w:val="24"/>
              </w:rPr>
            </w:pPr>
            <w:r>
              <w:rPr>
                <w:b/>
                <w:color w:val="000000"/>
                <w:sz w:val="24"/>
                <w:szCs w:val="24"/>
              </w:rPr>
              <w:t>7j.</w:t>
            </w:r>
            <w:r>
              <w:rPr>
                <w:color w:val="000000"/>
                <w:sz w:val="24"/>
                <w:szCs w:val="24"/>
              </w:rPr>
              <w:t xml:space="preserve"> Les précautions à prendre (exposition au soleil)</w:t>
            </w:r>
          </w:p>
        </w:tc>
        <w:tc>
          <w:tcPr>
            <w:tcW w:w="424" w:type="dxa"/>
            <w:vAlign w:val="center"/>
          </w:tcPr>
          <w:p w14:paraId="0000034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4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4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4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4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4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42C5B708" w14:textId="77777777">
        <w:trPr>
          <w:trHeight w:val="308"/>
        </w:trPr>
        <w:tc>
          <w:tcPr>
            <w:tcW w:w="4647" w:type="dxa"/>
          </w:tcPr>
          <w:p w14:paraId="0000034F" w14:textId="77777777" w:rsidR="001C4A6F" w:rsidRDefault="00C23C04">
            <w:pPr>
              <w:pBdr>
                <w:top w:val="nil"/>
                <w:left w:val="nil"/>
                <w:bottom w:val="nil"/>
                <w:right w:val="nil"/>
                <w:between w:val="nil"/>
              </w:pBdr>
              <w:jc w:val="both"/>
              <w:rPr>
                <w:color w:val="000000"/>
                <w:sz w:val="24"/>
                <w:szCs w:val="24"/>
              </w:rPr>
            </w:pPr>
            <w:r>
              <w:rPr>
                <w:b/>
                <w:color w:val="000000"/>
                <w:sz w:val="24"/>
                <w:szCs w:val="24"/>
              </w:rPr>
              <w:t>7k.</w:t>
            </w:r>
            <w:r>
              <w:rPr>
                <w:color w:val="000000"/>
                <w:sz w:val="24"/>
                <w:szCs w:val="24"/>
              </w:rPr>
              <w:t xml:space="preserve"> La prise en charge des coûts du traitement</w:t>
            </w:r>
          </w:p>
        </w:tc>
        <w:tc>
          <w:tcPr>
            <w:tcW w:w="424" w:type="dxa"/>
            <w:vAlign w:val="center"/>
          </w:tcPr>
          <w:p w14:paraId="0000035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5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5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5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5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360B7431" w14:textId="77777777">
        <w:trPr>
          <w:trHeight w:val="308"/>
        </w:trPr>
        <w:tc>
          <w:tcPr>
            <w:tcW w:w="4647" w:type="dxa"/>
          </w:tcPr>
          <w:p w14:paraId="0000035B" w14:textId="77777777" w:rsidR="001C4A6F" w:rsidRDefault="00C23C04">
            <w:pPr>
              <w:pBdr>
                <w:top w:val="nil"/>
                <w:left w:val="nil"/>
                <w:bottom w:val="nil"/>
                <w:right w:val="nil"/>
                <w:between w:val="nil"/>
              </w:pBdr>
              <w:jc w:val="both"/>
              <w:rPr>
                <w:color w:val="000000"/>
                <w:sz w:val="24"/>
                <w:szCs w:val="24"/>
              </w:rPr>
            </w:pPr>
            <w:r>
              <w:rPr>
                <w:b/>
                <w:color w:val="000000"/>
                <w:sz w:val="24"/>
                <w:szCs w:val="24"/>
              </w:rPr>
              <w:t>7l.</w:t>
            </w:r>
            <w:r>
              <w:rPr>
                <w:color w:val="000000"/>
                <w:sz w:val="24"/>
                <w:szCs w:val="24"/>
              </w:rPr>
              <w:t xml:space="preserve"> La fréquence du suivi médical après traitement</w:t>
            </w:r>
          </w:p>
        </w:tc>
        <w:tc>
          <w:tcPr>
            <w:tcW w:w="424" w:type="dxa"/>
            <w:vAlign w:val="center"/>
          </w:tcPr>
          <w:p w14:paraId="0000035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5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5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6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6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6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70753DCF" w14:textId="77777777">
        <w:trPr>
          <w:trHeight w:val="308"/>
        </w:trPr>
        <w:tc>
          <w:tcPr>
            <w:tcW w:w="4647" w:type="dxa"/>
          </w:tcPr>
          <w:p w14:paraId="00000367" w14:textId="77777777" w:rsidR="001C4A6F" w:rsidRDefault="00C23C04">
            <w:pPr>
              <w:pBdr>
                <w:top w:val="nil"/>
                <w:left w:val="nil"/>
                <w:bottom w:val="nil"/>
                <w:right w:val="nil"/>
                <w:between w:val="nil"/>
              </w:pBdr>
              <w:jc w:val="both"/>
              <w:rPr>
                <w:color w:val="000000"/>
                <w:sz w:val="24"/>
                <w:szCs w:val="24"/>
              </w:rPr>
            </w:pPr>
            <w:r>
              <w:rPr>
                <w:b/>
                <w:color w:val="000000"/>
                <w:sz w:val="24"/>
                <w:szCs w:val="24"/>
              </w:rPr>
              <w:t>7m.</w:t>
            </w:r>
            <w:r>
              <w:rPr>
                <w:color w:val="000000"/>
                <w:sz w:val="24"/>
                <w:szCs w:val="24"/>
              </w:rPr>
              <w:t xml:space="preserve"> Le fait de pouvoir changer d’avis </w:t>
            </w:r>
          </w:p>
        </w:tc>
        <w:tc>
          <w:tcPr>
            <w:tcW w:w="424" w:type="dxa"/>
            <w:vAlign w:val="center"/>
          </w:tcPr>
          <w:p w14:paraId="0000036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6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6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6F"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7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7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5CD12F60" w14:textId="77777777">
        <w:trPr>
          <w:trHeight w:val="308"/>
        </w:trPr>
        <w:tc>
          <w:tcPr>
            <w:tcW w:w="4647" w:type="dxa"/>
          </w:tcPr>
          <w:p w14:paraId="00000373" w14:textId="77777777" w:rsidR="001C4A6F" w:rsidRDefault="00C23C04">
            <w:pPr>
              <w:pBdr>
                <w:top w:val="nil"/>
                <w:left w:val="nil"/>
                <w:bottom w:val="nil"/>
                <w:right w:val="nil"/>
                <w:between w:val="nil"/>
              </w:pBdr>
              <w:jc w:val="both"/>
              <w:rPr>
                <w:color w:val="000000"/>
                <w:sz w:val="24"/>
                <w:szCs w:val="24"/>
              </w:rPr>
            </w:pPr>
            <w:r>
              <w:rPr>
                <w:b/>
                <w:color w:val="000000"/>
                <w:sz w:val="24"/>
                <w:szCs w:val="24"/>
              </w:rPr>
              <w:t>7n.</w:t>
            </w:r>
            <w:r>
              <w:rPr>
                <w:color w:val="000000"/>
                <w:sz w:val="24"/>
                <w:szCs w:val="24"/>
              </w:rPr>
              <w:t xml:space="preserve"> Les effets secondaires fréquents</w:t>
            </w:r>
          </w:p>
        </w:tc>
        <w:tc>
          <w:tcPr>
            <w:tcW w:w="424" w:type="dxa"/>
            <w:vAlign w:val="center"/>
          </w:tcPr>
          <w:p w14:paraId="0000037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7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7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B"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7C"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7D"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7E"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r w:rsidR="001C4A6F" w14:paraId="60135568" w14:textId="77777777">
        <w:trPr>
          <w:trHeight w:val="308"/>
        </w:trPr>
        <w:tc>
          <w:tcPr>
            <w:tcW w:w="4647" w:type="dxa"/>
          </w:tcPr>
          <w:p w14:paraId="0000037F" w14:textId="77777777" w:rsidR="001C4A6F" w:rsidRDefault="00C23C04">
            <w:pPr>
              <w:pBdr>
                <w:top w:val="nil"/>
                <w:left w:val="nil"/>
                <w:bottom w:val="nil"/>
                <w:right w:val="nil"/>
                <w:between w:val="nil"/>
              </w:pBdr>
              <w:jc w:val="both"/>
              <w:rPr>
                <w:color w:val="000000"/>
                <w:sz w:val="24"/>
                <w:szCs w:val="24"/>
              </w:rPr>
            </w:pPr>
            <w:r>
              <w:rPr>
                <w:b/>
                <w:color w:val="000000"/>
                <w:sz w:val="24"/>
                <w:szCs w:val="24"/>
              </w:rPr>
              <w:t>7o.</w:t>
            </w:r>
            <w:r>
              <w:rPr>
                <w:color w:val="000000"/>
                <w:sz w:val="24"/>
                <w:szCs w:val="24"/>
              </w:rPr>
              <w:t xml:space="preserve"> Les effets secondaires plus rares</w:t>
            </w:r>
          </w:p>
        </w:tc>
        <w:tc>
          <w:tcPr>
            <w:tcW w:w="424" w:type="dxa"/>
            <w:vAlign w:val="center"/>
          </w:tcPr>
          <w:p w14:paraId="00000380"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81"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82"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83"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84"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6" w:type="dxa"/>
            <w:vAlign w:val="center"/>
          </w:tcPr>
          <w:p w14:paraId="00000385"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86"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87"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25" w:type="dxa"/>
            <w:vAlign w:val="center"/>
          </w:tcPr>
          <w:p w14:paraId="00000388"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395" w:type="dxa"/>
            <w:vAlign w:val="center"/>
          </w:tcPr>
          <w:p w14:paraId="00000389"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c>
          <w:tcPr>
            <w:tcW w:w="483" w:type="dxa"/>
            <w:vAlign w:val="center"/>
          </w:tcPr>
          <w:p w14:paraId="0000038A" w14:textId="77777777" w:rsidR="001C4A6F" w:rsidRDefault="00C23C04">
            <w:pPr>
              <w:pBdr>
                <w:top w:val="nil"/>
                <w:left w:val="nil"/>
                <w:bottom w:val="nil"/>
                <w:right w:val="nil"/>
                <w:between w:val="nil"/>
              </w:pBdr>
              <w:jc w:val="center"/>
              <w:rPr>
                <w:color w:val="000000"/>
              </w:rPr>
            </w:pPr>
            <w:r>
              <w:rPr>
                <w:rFonts w:ascii="Noto Sans Symbols" w:eastAsia="Noto Sans Symbols" w:hAnsi="Noto Sans Symbols" w:cs="Noto Sans Symbols"/>
                <w:color w:val="000000"/>
              </w:rPr>
              <w:t>❑</w:t>
            </w:r>
          </w:p>
        </w:tc>
      </w:tr>
    </w:tbl>
    <w:p w14:paraId="0000038B" w14:textId="77777777" w:rsidR="001C4A6F" w:rsidRDefault="001C4A6F">
      <w:pPr>
        <w:pBdr>
          <w:top w:val="nil"/>
          <w:left w:val="nil"/>
          <w:bottom w:val="nil"/>
          <w:right w:val="nil"/>
          <w:between w:val="nil"/>
        </w:pBdr>
        <w:jc w:val="both"/>
        <w:rPr>
          <w:b/>
          <w:color w:val="000000"/>
        </w:rPr>
      </w:pPr>
    </w:p>
    <w:p w14:paraId="0000038C" w14:textId="77777777" w:rsidR="001C4A6F" w:rsidRDefault="001C4A6F">
      <w:pPr>
        <w:pBdr>
          <w:top w:val="nil"/>
          <w:left w:val="nil"/>
          <w:bottom w:val="nil"/>
          <w:right w:val="nil"/>
          <w:between w:val="nil"/>
        </w:pBdr>
        <w:jc w:val="both"/>
        <w:rPr>
          <w:b/>
          <w:color w:val="000000"/>
        </w:rPr>
      </w:pPr>
    </w:p>
    <w:p w14:paraId="0000038D" w14:textId="77777777" w:rsidR="001C4A6F" w:rsidRDefault="00C23C04">
      <w:pPr>
        <w:pBdr>
          <w:top w:val="nil"/>
          <w:left w:val="nil"/>
          <w:bottom w:val="nil"/>
          <w:right w:val="nil"/>
          <w:between w:val="nil"/>
        </w:pBdr>
        <w:jc w:val="both"/>
        <w:rPr>
          <w:b/>
          <w:color w:val="000000"/>
        </w:rPr>
      </w:pPr>
      <w:r>
        <w:rPr>
          <w:b/>
          <w:color w:val="000000"/>
        </w:rPr>
        <w:t>8.  Selon vous, quelles sont les deux informations les plus importantes pour décider du traitement parmi la liste d’informations présentées ci-dessus ? Pourquoi ?</w:t>
      </w:r>
    </w:p>
    <w:p w14:paraId="0000038E" w14:textId="77777777" w:rsidR="001C4A6F" w:rsidRDefault="001C4A6F">
      <w:pPr>
        <w:pBdr>
          <w:top w:val="nil"/>
          <w:left w:val="nil"/>
          <w:bottom w:val="nil"/>
          <w:right w:val="nil"/>
          <w:between w:val="nil"/>
        </w:pBdr>
        <w:jc w:val="both"/>
        <w:rPr>
          <w:b/>
          <w:color w:val="000000"/>
        </w:rPr>
      </w:pPr>
    </w:p>
    <w:p w14:paraId="0000038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0"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1" w14:textId="77777777" w:rsidR="001C4A6F" w:rsidRDefault="001C4A6F">
      <w:pPr>
        <w:pBdr>
          <w:top w:val="nil"/>
          <w:left w:val="nil"/>
          <w:bottom w:val="nil"/>
          <w:right w:val="nil"/>
          <w:between w:val="nil"/>
        </w:pBdr>
        <w:jc w:val="both"/>
        <w:rPr>
          <w:b/>
          <w:color w:val="000000"/>
        </w:rPr>
      </w:pPr>
    </w:p>
    <w:p w14:paraId="00000392" w14:textId="77777777" w:rsidR="001C4A6F" w:rsidRDefault="001C4A6F">
      <w:pPr>
        <w:pBdr>
          <w:top w:val="nil"/>
          <w:left w:val="nil"/>
          <w:bottom w:val="nil"/>
          <w:right w:val="nil"/>
          <w:between w:val="nil"/>
        </w:pBdr>
        <w:jc w:val="both"/>
        <w:rPr>
          <w:b/>
          <w:color w:val="000000"/>
        </w:rPr>
      </w:pPr>
    </w:p>
    <w:p w14:paraId="00000393" w14:textId="77777777" w:rsidR="001C4A6F" w:rsidRDefault="00C23C04">
      <w:pPr>
        <w:pBdr>
          <w:top w:val="nil"/>
          <w:left w:val="nil"/>
          <w:bottom w:val="nil"/>
          <w:right w:val="nil"/>
          <w:between w:val="nil"/>
        </w:pBdr>
        <w:jc w:val="both"/>
        <w:rPr>
          <w:b/>
          <w:color w:val="000000"/>
        </w:rPr>
      </w:pPr>
      <w:r>
        <w:rPr>
          <w:b/>
          <w:color w:val="000000"/>
        </w:rPr>
        <w:t>9. Selon vous, y aurait-il d’autres informations importantes à donner aux patientes pour leur permettre de faire un choix ? Lesquelles ?</w:t>
      </w:r>
    </w:p>
    <w:p w14:paraId="00000394" w14:textId="77777777" w:rsidR="001C4A6F" w:rsidRDefault="001C4A6F">
      <w:pPr>
        <w:pBdr>
          <w:top w:val="nil"/>
          <w:left w:val="nil"/>
          <w:bottom w:val="nil"/>
          <w:right w:val="nil"/>
          <w:between w:val="nil"/>
        </w:pBdr>
        <w:jc w:val="both"/>
        <w:rPr>
          <w:b/>
          <w:color w:val="000000"/>
        </w:rPr>
      </w:pPr>
    </w:p>
    <w:p w14:paraId="0000039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7" w14:textId="77777777" w:rsidR="001C4A6F" w:rsidRDefault="001C4A6F">
      <w:pPr>
        <w:pBdr>
          <w:top w:val="nil"/>
          <w:left w:val="nil"/>
          <w:bottom w:val="nil"/>
          <w:right w:val="nil"/>
          <w:between w:val="nil"/>
        </w:pBdr>
        <w:jc w:val="both"/>
        <w:rPr>
          <w:b/>
          <w:color w:val="000000"/>
        </w:rPr>
      </w:pPr>
    </w:p>
    <w:p w14:paraId="00000398" w14:textId="77777777" w:rsidR="001C4A6F" w:rsidRDefault="001C4A6F">
      <w:pPr>
        <w:pBdr>
          <w:top w:val="nil"/>
          <w:left w:val="nil"/>
          <w:bottom w:val="nil"/>
          <w:right w:val="nil"/>
          <w:between w:val="nil"/>
        </w:pBdr>
        <w:jc w:val="both"/>
        <w:rPr>
          <w:b/>
          <w:color w:val="000000"/>
        </w:rPr>
      </w:pPr>
    </w:p>
    <w:p w14:paraId="00000399" w14:textId="77777777" w:rsidR="001C4A6F" w:rsidRDefault="00C23C04">
      <w:pPr>
        <w:pBdr>
          <w:top w:val="nil"/>
          <w:left w:val="nil"/>
          <w:bottom w:val="nil"/>
          <w:right w:val="nil"/>
          <w:between w:val="nil"/>
        </w:pBdr>
        <w:jc w:val="both"/>
        <w:rPr>
          <w:b/>
          <w:color w:val="000000"/>
        </w:rPr>
      </w:pPr>
      <w:r>
        <w:rPr>
          <w:b/>
          <w:color w:val="000000"/>
        </w:rPr>
        <w:t>10. Si vous souhaitez nous faire part d’autres commentaires concernant les choix de traitements ou ce questionnaire, n’hésitez pas :</w:t>
      </w:r>
    </w:p>
    <w:p w14:paraId="0000039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B"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C"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9D" w14:textId="77777777" w:rsidR="001C4A6F" w:rsidRDefault="001C4A6F">
      <w:pPr>
        <w:pBdr>
          <w:top w:val="nil"/>
          <w:left w:val="nil"/>
          <w:bottom w:val="nil"/>
          <w:right w:val="nil"/>
          <w:between w:val="nil"/>
        </w:pBdr>
        <w:jc w:val="both"/>
        <w:rPr>
          <w:b/>
          <w:color w:val="000000"/>
        </w:rPr>
      </w:pPr>
    </w:p>
    <w:p w14:paraId="0000039E" w14:textId="77777777" w:rsidR="001C4A6F" w:rsidRDefault="00C23C04">
      <w:pPr>
        <w:pBdr>
          <w:top w:val="nil"/>
          <w:left w:val="nil"/>
          <w:bottom w:val="nil"/>
          <w:right w:val="nil"/>
          <w:between w:val="nil"/>
        </w:pBdr>
        <w:rPr>
          <w:b/>
          <w:color w:val="000000"/>
        </w:rPr>
        <w:sectPr w:rsidR="001C4A6F">
          <w:footerReference w:type="even" r:id="rId24"/>
          <w:footerReference w:type="default" r:id="rId25"/>
          <w:pgSz w:w="11900" w:h="16840"/>
          <w:pgMar w:top="1417" w:right="1417" w:bottom="1417" w:left="1417" w:header="708" w:footer="708" w:gutter="0"/>
          <w:pgNumType w:start="1"/>
          <w:cols w:space="720" w:equalWidth="0">
            <w:col w:w="9406"/>
          </w:cols>
        </w:sectPr>
      </w:pPr>
      <w:r>
        <w:br w:type="page"/>
      </w:r>
    </w:p>
    <w:p w14:paraId="0000039F" w14:textId="77777777" w:rsidR="001C4A6F" w:rsidRDefault="00C23C04">
      <w:pPr>
        <w:pBdr>
          <w:top w:val="nil"/>
          <w:left w:val="nil"/>
          <w:bottom w:val="nil"/>
          <w:right w:val="nil"/>
          <w:between w:val="nil"/>
        </w:pBdr>
        <w:shd w:val="clear" w:color="auto" w:fill="C6D9F1"/>
        <w:jc w:val="both"/>
        <w:rPr>
          <w:b/>
          <w:smallCaps/>
          <w:color w:val="000000"/>
        </w:rPr>
      </w:pPr>
      <w:r>
        <w:rPr>
          <w:b/>
          <w:smallCaps/>
          <w:color w:val="000000"/>
        </w:rPr>
        <w:lastRenderedPageBreak/>
        <w:t>PARTIE 3. PRÉSENTATION DES INFORMATIONS DANS UN OUTIL D’AIDE À LA DÉCISION</w:t>
      </w:r>
    </w:p>
    <w:p w14:paraId="000003A0" w14:textId="77777777" w:rsidR="001C4A6F" w:rsidRDefault="001C4A6F">
      <w:pPr>
        <w:pBdr>
          <w:top w:val="nil"/>
          <w:left w:val="nil"/>
          <w:bottom w:val="nil"/>
          <w:right w:val="nil"/>
          <w:between w:val="nil"/>
        </w:pBdr>
        <w:jc w:val="both"/>
        <w:rPr>
          <w:b/>
          <w:color w:val="000000"/>
        </w:rPr>
      </w:pPr>
    </w:p>
    <w:p w14:paraId="000003A1" w14:textId="77777777" w:rsidR="001C4A6F" w:rsidRDefault="00C23C04">
      <w:pPr>
        <w:pBdr>
          <w:top w:val="nil"/>
          <w:left w:val="nil"/>
          <w:bottom w:val="nil"/>
          <w:right w:val="nil"/>
          <w:between w:val="nil"/>
        </w:pBdr>
        <w:shd w:val="clear" w:color="auto" w:fill="C6D9F1"/>
        <w:jc w:val="both"/>
        <w:rPr>
          <w:color w:val="000000"/>
        </w:rPr>
      </w:pPr>
      <w:r>
        <w:rPr>
          <w:color w:val="000000"/>
        </w:rPr>
        <w:t>Une première version d’outil d’aide à la décision a été élaborée par notre équipe. Nous aurions besoin de votre aide afin de l’améliorer. Merci de lire la brochure ci-après attentivement. Nous vous demanderons de nous donner votre avis et suggestions concernant cette brochure en vous rappelant que cette brochure ne concernera que certaines patientes âgées ayant un très faible risque de rechute locale.</w:t>
      </w:r>
    </w:p>
    <w:p w14:paraId="000003A2" w14:textId="77777777" w:rsidR="001C4A6F" w:rsidRDefault="001C4A6F">
      <w:pPr>
        <w:pBdr>
          <w:top w:val="nil"/>
          <w:left w:val="nil"/>
          <w:bottom w:val="nil"/>
          <w:right w:val="nil"/>
          <w:between w:val="nil"/>
        </w:pBdr>
        <w:shd w:val="clear" w:color="auto" w:fill="C6D9F1"/>
        <w:jc w:val="both"/>
        <w:rPr>
          <w:color w:val="000000"/>
        </w:rPr>
      </w:pPr>
    </w:p>
    <w:p w14:paraId="000003A3" w14:textId="77777777" w:rsidR="001C4A6F" w:rsidRDefault="00C23C04">
      <w:pPr>
        <w:pBdr>
          <w:top w:val="nil"/>
          <w:left w:val="nil"/>
          <w:bottom w:val="nil"/>
          <w:right w:val="nil"/>
          <w:between w:val="nil"/>
        </w:pBdr>
        <w:shd w:val="clear" w:color="auto" w:fill="C6D9F1"/>
        <w:jc w:val="both"/>
        <w:rPr>
          <w:color w:val="000000"/>
        </w:rPr>
      </w:pPr>
      <w:r>
        <w:rPr>
          <w:b/>
          <w:color w:val="000000"/>
        </w:rPr>
        <w:t>Pour chacune des sections de la brochure, il vous est demandé d’évaluer l’utilité de la question en lui attribuant une note de 0 à 10 (</w:t>
      </w:r>
      <w:r>
        <w:rPr>
          <w:color w:val="000000"/>
        </w:rPr>
        <w:t>donner un chiffre entre 0 = </w:t>
      </w:r>
      <w:r>
        <w:rPr>
          <w:i/>
          <w:color w:val="000000"/>
        </w:rPr>
        <w:t>'pas du tout utile'</w:t>
      </w:r>
      <w:r>
        <w:rPr>
          <w:color w:val="000000"/>
        </w:rPr>
        <w:t xml:space="preserve"> et 10 = </w:t>
      </w:r>
      <w:r>
        <w:rPr>
          <w:i/>
          <w:color w:val="000000"/>
        </w:rPr>
        <w:t>'extrêmement utile'</w:t>
      </w:r>
      <w:r>
        <w:rPr>
          <w:color w:val="000000"/>
        </w:rPr>
        <w:t>).</w:t>
      </w:r>
      <w:r>
        <w:rPr>
          <w:b/>
          <w:color w:val="000000"/>
        </w:rPr>
        <w:t xml:space="preserve"> Si besoin, merci de nous indiquer vos suggestions de modifications concernant le texte et les images.</w:t>
      </w:r>
    </w:p>
    <w:p w14:paraId="000003A4" w14:textId="77777777" w:rsidR="001C4A6F" w:rsidRDefault="001C4A6F">
      <w:pPr>
        <w:pBdr>
          <w:top w:val="nil"/>
          <w:left w:val="nil"/>
          <w:bottom w:val="nil"/>
          <w:right w:val="nil"/>
          <w:between w:val="nil"/>
        </w:pBdr>
        <w:jc w:val="both"/>
        <w:rPr>
          <w:b/>
          <w:color w:val="000000"/>
        </w:rPr>
      </w:pPr>
    </w:p>
    <w:p w14:paraId="000003A5" w14:textId="77777777" w:rsidR="001C4A6F" w:rsidRDefault="00C23C04">
      <w:pPr>
        <w:pBdr>
          <w:top w:val="nil"/>
          <w:left w:val="nil"/>
          <w:bottom w:val="nil"/>
          <w:right w:val="nil"/>
          <w:between w:val="nil"/>
        </w:pBdr>
        <w:jc w:val="both"/>
        <w:rPr>
          <w:b/>
          <w:color w:val="000000"/>
        </w:rPr>
      </w:pPr>
      <w:r>
        <w:rPr>
          <w:b/>
          <w:noProof/>
          <w:color w:val="000000"/>
        </w:rPr>
        <w:drawing>
          <wp:inline distT="0" distB="0" distL="0" distR="0">
            <wp:extent cx="5681679" cy="2385283"/>
            <wp:effectExtent l="0" t="0" r="0" b="0"/>
            <wp:docPr id="7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26"/>
                    <a:srcRect b="4139"/>
                    <a:stretch>
                      <a:fillRect/>
                    </a:stretch>
                  </pic:blipFill>
                  <pic:spPr>
                    <a:xfrm>
                      <a:off x="0" y="0"/>
                      <a:ext cx="5681679" cy="2385283"/>
                    </a:xfrm>
                    <a:prstGeom prst="rect">
                      <a:avLst/>
                    </a:prstGeom>
                    <a:ln/>
                  </pic:spPr>
                </pic:pic>
              </a:graphicData>
            </a:graphic>
          </wp:inline>
        </w:drawing>
      </w:r>
    </w:p>
    <w:p w14:paraId="000003A6" w14:textId="77777777" w:rsidR="001C4A6F" w:rsidRDefault="001C4A6F">
      <w:pPr>
        <w:pBdr>
          <w:top w:val="nil"/>
          <w:left w:val="nil"/>
          <w:bottom w:val="nil"/>
          <w:right w:val="nil"/>
          <w:between w:val="nil"/>
        </w:pBdr>
        <w:jc w:val="both"/>
        <w:rPr>
          <w:b/>
          <w:color w:val="000000"/>
        </w:rPr>
      </w:pPr>
    </w:p>
    <w:p w14:paraId="000003A7" w14:textId="77777777" w:rsidR="001C4A6F" w:rsidRDefault="00C23C04">
      <w:pPr>
        <w:pBdr>
          <w:top w:val="nil"/>
          <w:left w:val="nil"/>
          <w:bottom w:val="nil"/>
          <w:right w:val="nil"/>
          <w:between w:val="nil"/>
        </w:pBdr>
        <w:jc w:val="both"/>
        <w:rPr>
          <w:b/>
          <w:color w:val="000000"/>
        </w:rPr>
      </w:pPr>
      <w:r>
        <w:rPr>
          <w:b/>
          <w:color w:val="000000"/>
        </w:rPr>
        <w:t>11a. Selon vous, cette introduction est-elle utile pour choisir son traitement ?</w:t>
      </w:r>
    </w:p>
    <w:p w14:paraId="000003A8" w14:textId="77777777" w:rsidR="001C4A6F" w:rsidRDefault="001C4A6F">
      <w:pPr>
        <w:pBdr>
          <w:top w:val="nil"/>
          <w:left w:val="nil"/>
          <w:bottom w:val="nil"/>
          <w:right w:val="nil"/>
          <w:between w:val="nil"/>
        </w:pBdr>
        <w:jc w:val="both"/>
        <w:rPr>
          <w:b/>
          <w:color w:val="000000"/>
        </w:rPr>
      </w:pPr>
    </w:p>
    <w:tbl>
      <w:tblPr>
        <w:tblStyle w:val="aff9"/>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3D50EACD" w14:textId="77777777">
        <w:tc>
          <w:tcPr>
            <w:tcW w:w="1431" w:type="dxa"/>
          </w:tcPr>
          <w:p w14:paraId="000003A9"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3AA"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3AB"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3AC"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3AD"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3AE"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3AF"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3B0"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3B1"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3B2"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3B3"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3B4"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3B5"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3B6"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3B7"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3B8" w14:textId="77777777" w:rsidR="001C4A6F" w:rsidRDefault="001C4A6F">
      <w:pPr>
        <w:pBdr>
          <w:top w:val="nil"/>
          <w:left w:val="nil"/>
          <w:bottom w:val="nil"/>
          <w:right w:val="nil"/>
          <w:between w:val="nil"/>
        </w:pBdr>
        <w:jc w:val="both"/>
        <w:rPr>
          <w:b/>
          <w:color w:val="000000"/>
        </w:rPr>
      </w:pPr>
    </w:p>
    <w:p w14:paraId="000003B9" w14:textId="77777777" w:rsidR="001C4A6F" w:rsidRDefault="00C23C04">
      <w:pPr>
        <w:pBdr>
          <w:top w:val="nil"/>
          <w:left w:val="nil"/>
          <w:bottom w:val="nil"/>
          <w:right w:val="nil"/>
          <w:between w:val="nil"/>
        </w:pBdr>
        <w:jc w:val="both"/>
        <w:rPr>
          <w:b/>
          <w:color w:val="000000"/>
        </w:rPr>
      </w:pPr>
      <w:r>
        <w:rPr>
          <w:b/>
          <w:color w:val="000000"/>
        </w:rPr>
        <w:t xml:space="preserve">11b. Selon vous, y </w:t>
      </w:r>
      <w:proofErr w:type="spellStart"/>
      <w:r>
        <w:rPr>
          <w:b/>
          <w:color w:val="000000"/>
        </w:rPr>
        <w:t>a-t-il</w:t>
      </w:r>
      <w:proofErr w:type="spellEnd"/>
      <w:r>
        <w:rPr>
          <w:b/>
          <w:color w:val="000000"/>
        </w:rPr>
        <w:t xml:space="preserve"> des choses à modifier concernant le texte ou la présentation de cette section ?</w:t>
      </w:r>
    </w:p>
    <w:p w14:paraId="000003B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BB"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BC"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BD" w14:textId="77777777" w:rsidR="001C4A6F" w:rsidRDefault="001C4A6F">
      <w:pPr>
        <w:pBdr>
          <w:top w:val="nil"/>
          <w:left w:val="nil"/>
          <w:bottom w:val="nil"/>
          <w:right w:val="nil"/>
          <w:between w:val="nil"/>
        </w:pBdr>
        <w:jc w:val="both"/>
        <w:rPr>
          <w:b/>
          <w:color w:val="000000"/>
        </w:rPr>
      </w:pPr>
    </w:p>
    <w:p w14:paraId="000003BE" w14:textId="77777777" w:rsidR="001C4A6F" w:rsidRDefault="00C23C04">
      <w:pPr>
        <w:pBdr>
          <w:top w:val="nil"/>
          <w:left w:val="nil"/>
          <w:bottom w:val="nil"/>
          <w:right w:val="nil"/>
          <w:between w:val="nil"/>
        </w:pBdr>
        <w:rPr>
          <w:b/>
          <w:color w:val="000000"/>
        </w:rPr>
      </w:pPr>
      <w:r>
        <w:br w:type="page"/>
      </w:r>
    </w:p>
    <w:p w14:paraId="000003BF" w14:textId="77777777" w:rsidR="001C4A6F" w:rsidRDefault="00C23C04">
      <w:pPr>
        <w:pBdr>
          <w:top w:val="nil"/>
          <w:left w:val="nil"/>
          <w:bottom w:val="nil"/>
          <w:right w:val="nil"/>
          <w:between w:val="nil"/>
        </w:pBdr>
        <w:jc w:val="center"/>
        <w:rPr>
          <w:b/>
          <w:color w:val="000000"/>
        </w:rPr>
      </w:pPr>
      <w:r>
        <w:rPr>
          <w:b/>
          <w:noProof/>
          <w:color w:val="000000"/>
        </w:rPr>
        <w:lastRenderedPageBreak/>
        <w:drawing>
          <wp:inline distT="0" distB="0" distL="0" distR="0">
            <wp:extent cx="5689674" cy="2284151"/>
            <wp:effectExtent l="0" t="0" r="0" b="0"/>
            <wp:docPr id="79"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27"/>
                    <a:srcRect l="866" t="2491"/>
                    <a:stretch>
                      <a:fillRect/>
                    </a:stretch>
                  </pic:blipFill>
                  <pic:spPr>
                    <a:xfrm>
                      <a:off x="0" y="0"/>
                      <a:ext cx="5689674" cy="2284151"/>
                    </a:xfrm>
                    <a:prstGeom prst="rect">
                      <a:avLst/>
                    </a:prstGeom>
                    <a:ln/>
                  </pic:spPr>
                </pic:pic>
              </a:graphicData>
            </a:graphic>
          </wp:inline>
        </w:drawing>
      </w:r>
    </w:p>
    <w:p w14:paraId="000003C0" w14:textId="77777777" w:rsidR="001C4A6F" w:rsidRDefault="001C4A6F">
      <w:pPr>
        <w:pBdr>
          <w:top w:val="nil"/>
          <w:left w:val="nil"/>
          <w:bottom w:val="nil"/>
          <w:right w:val="nil"/>
          <w:between w:val="nil"/>
        </w:pBdr>
        <w:jc w:val="both"/>
        <w:rPr>
          <w:b/>
          <w:color w:val="000000"/>
        </w:rPr>
      </w:pPr>
    </w:p>
    <w:p w14:paraId="000003C1" w14:textId="77777777" w:rsidR="001C4A6F" w:rsidRDefault="00C23C04">
      <w:pPr>
        <w:pBdr>
          <w:top w:val="nil"/>
          <w:left w:val="nil"/>
          <w:bottom w:val="nil"/>
          <w:right w:val="nil"/>
          <w:between w:val="nil"/>
        </w:pBdr>
        <w:jc w:val="both"/>
        <w:rPr>
          <w:b/>
          <w:color w:val="000000"/>
        </w:rPr>
      </w:pPr>
      <w:r>
        <w:rPr>
          <w:b/>
          <w:color w:val="000000"/>
        </w:rPr>
        <w:t>12a. Selon vous, cette section est-elle utile pour choisir son traitement ?</w:t>
      </w:r>
    </w:p>
    <w:p w14:paraId="000003C2" w14:textId="77777777" w:rsidR="001C4A6F" w:rsidRDefault="001C4A6F">
      <w:pPr>
        <w:pBdr>
          <w:top w:val="nil"/>
          <w:left w:val="nil"/>
          <w:bottom w:val="nil"/>
          <w:right w:val="nil"/>
          <w:between w:val="nil"/>
        </w:pBdr>
        <w:jc w:val="both"/>
        <w:rPr>
          <w:b/>
          <w:color w:val="000000"/>
        </w:rPr>
      </w:pPr>
    </w:p>
    <w:tbl>
      <w:tblPr>
        <w:tblStyle w:val="affa"/>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644C9356" w14:textId="77777777">
        <w:tc>
          <w:tcPr>
            <w:tcW w:w="1431" w:type="dxa"/>
          </w:tcPr>
          <w:p w14:paraId="000003C3"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3C4"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3C5"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3C6"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3C7"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3C8"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3C9"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3CA"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3CB"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3CC"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3CD"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3CE"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3CF"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3D0"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3D1"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3D2" w14:textId="77777777" w:rsidR="001C4A6F" w:rsidRDefault="001C4A6F">
      <w:pPr>
        <w:pBdr>
          <w:top w:val="nil"/>
          <w:left w:val="nil"/>
          <w:bottom w:val="nil"/>
          <w:right w:val="nil"/>
          <w:between w:val="nil"/>
        </w:pBdr>
        <w:jc w:val="both"/>
        <w:rPr>
          <w:b/>
          <w:color w:val="000000"/>
        </w:rPr>
      </w:pPr>
    </w:p>
    <w:p w14:paraId="000003D3" w14:textId="77777777" w:rsidR="001C4A6F" w:rsidRDefault="00C23C04">
      <w:pPr>
        <w:pBdr>
          <w:top w:val="nil"/>
          <w:left w:val="nil"/>
          <w:bottom w:val="nil"/>
          <w:right w:val="nil"/>
          <w:between w:val="nil"/>
        </w:pBdr>
        <w:jc w:val="both"/>
        <w:rPr>
          <w:b/>
          <w:color w:val="000000"/>
        </w:rPr>
      </w:pPr>
      <w:r>
        <w:rPr>
          <w:b/>
          <w:color w:val="000000"/>
        </w:rPr>
        <w:t xml:space="preserve">12b. Selon vous, y </w:t>
      </w:r>
      <w:proofErr w:type="spellStart"/>
      <w:r>
        <w:rPr>
          <w:b/>
          <w:color w:val="000000"/>
        </w:rPr>
        <w:t>a-t-il</w:t>
      </w:r>
      <w:proofErr w:type="spellEnd"/>
      <w:r>
        <w:rPr>
          <w:b/>
          <w:color w:val="000000"/>
        </w:rPr>
        <w:t xml:space="preserve"> des choses à modifier concernant le texte ou la présentation de cette section ?</w:t>
      </w:r>
    </w:p>
    <w:p w14:paraId="000003D4"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D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D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D7" w14:textId="77777777" w:rsidR="001C4A6F" w:rsidRDefault="001C4A6F">
      <w:pPr>
        <w:pBdr>
          <w:top w:val="nil"/>
          <w:left w:val="nil"/>
          <w:bottom w:val="nil"/>
          <w:right w:val="nil"/>
          <w:between w:val="nil"/>
        </w:pBdr>
        <w:jc w:val="both"/>
        <w:rPr>
          <w:b/>
          <w:color w:val="000000"/>
        </w:rPr>
      </w:pPr>
    </w:p>
    <w:p w14:paraId="000003D8"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497" cy="586896"/>
            <wp:effectExtent l="0" t="0" r="0" b="0"/>
            <wp:docPr id="8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497" cy="586896"/>
                    </a:xfrm>
                    <a:prstGeom prst="rect">
                      <a:avLst/>
                    </a:prstGeom>
                    <a:ln/>
                  </pic:spPr>
                </pic:pic>
              </a:graphicData>
            </a:graphic>
          </wp:inline>
        </w:drawing>
      </w:r>
    </w:p>
    <w:p w14:paraId="000003D9"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628176" cy="1667031"/>
            <wp:effectExtent l="0" t="0" r="0" b="0"/>
            <wp:docPr id="81"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29"/>
                    <a:srcRect/>
                    <a:stretch>
                      <a:fillRect/>
                    </a:stretch>
                  </pic:blipFill>
                  <pic:spPr>
                    <a:xfrm>
                      <a:off x="0" y="0"/>
                      <a:ext cx="5628176" cy="1667031"/>
                    </a:xfrm>
                    <a:prstGeom prst="rect">
                      <a:avLst/>
                    </a:prstGeom>
                    <a:ln/>
                  </pic:spPr>
                </pic:pic>
              </a:graphicData>
            </a:graphic>
          </wp:inline>
        </w:drawing>
      </w:r>
    </w:p>
    <w:p w14:paraId="000003DA" w14:textId="77777777" w:rsidR="001C4A6F" w:rsidRDefault="001C4A6F">
      <w:pPr>
        <w:pBdr>
          <w:top w:val="nil"/>
          <w:left w:val="nil"/>
          <w:bottom w:val="nil"/>
          <w:right w:val="nil"/>
          <w:between w:val="nil"/>
        </w:pBdr>
        <w:jc w:val="both"/>
        <w:rPr>
          <w:b/>
          <w:color w:val="000000"/>
        </w:rPr>
      </w:pPr>
    </w:p>
    <w:p w14:paraId="000003DB" w14:textId="77777777" w:rsidR="001C4A6F" w:rsidRDefault="00C23C04">
      <w:pPr>
        <w:pBdr>
          <w:top w:val="nil"/>
          <w:left w:val="nil"/>
          <w:bottom w:val="nil"/>
          <w:right w:val="nil"/>
          <w:between w:val="nil"/>
        </w:pBdr>
        <w:jc w:val="both"/>
        <w:rPr>
          <w:b/>
          <w:color w:val="000000"/>
        </w:rPr>
      </w:pPr>
      <w:r>
        <w:rPr>
          <w:b/>
          <w:color w:val="000000"/>
        </w:rPr>
        <w:t>13a. Selon vous, cette section est-elle utile pour choisir son traitement ?</w:t>
      </w:r>
    </w:p>
    <w:p w14:paraId="000003DC" w14:textId="77777777" w:rsidR="001C4A6F" w:rsidRDefault="001C4A6F">
      <w:pPr>
        <w:pBdr>
          <w:top w:val="nil"/>
          <w:left w:val="nil"/>
          <w:bottom w:val="nil"/>
          <w:right w:val="nil"/>
          <w:between w:val="nil"/>
        </w:pBdr>
        <w:jc w:val="both"/>
        <w:rPr>
          <w:b/>
          <w:color w:val="000000"/>
        </w:rPr>
      </w:pPr>
    </w:p>
    <w:tbl>
      <w:tblPr>
        <w:tblStyle w:val="affb"/>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68BD346A" w14:textId="77777777">
        <w:tc>
          <w:tcPr>
            <w:tcW w:w="1431" w:type="dxa"/>
          </w:tcPr>
          <w:p w14:paraId="000003DD"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3DE"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3DF"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3E0"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3E1"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3E2"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3E3"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3E4"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3E5"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3E6"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3E7"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3E8"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3E9"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3EA"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3EB"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3EC" w14:textId="77777777" w:rsidR="001C4A6F" w:rsidRDefault="001C4A6F">
      <w:pPr>
        <w:pBdr>
          <w:top w:val="nil"/>
          <w:left w:val="nil"/>
          <w:bottom w:val="nil"/>
          <w:right w:val="nil"/>
          <w:between w:val="nil"/>
        </w:pBdr>
        <w:jc w:val="both"/>
        <w:rPr>
          <w:b/>
          <w:color w:val="000000"/>
        </w:rPr>
      </w:pPr>
    </w:p>
    <w:p w14:paraId="000003ED" w14:textId="77777777" w:rsidR="001C4A6F" w:rsidRDefault="00C23C04">
      <w:pPr>
        <w:pBdr>
          <w:top w:val="nil"/>
          <w:left w:val="nil"/>
          <w:bottom w:val="nil"/>
          <w:right w:val="nil"/>
          <w:between w:val="nil"/>
        </w:pBdr>
        <w:jc w:val="both"/>
        <w:rPr>
          <w:b/>
          <w:color w:val="000000"/>
        </w:rPr>
      </w:pPr>
      <w:r>
        <w:rPr>
          <w:b/>
          <w:color w:val="000000"/>
        </w:rPr>
        <w:t xml:space="preserve">13b. Selon vous, y </w:t>
      </w:r>
      <w:proofErr w:type="spellStart"/>
      <w:r>
        <w:rPr>
          <w:b/>
          <w:color w:val="000000"/>
        </w:rPr>
        <w:t>a-t-il</w:t>
      </w:r>
      <w:proofErr w:type="spellEnd"/>
      <w:r>
        <w:rPr>
          <w:b/>
          <w:color w:val="000000"/>
        </w:rPr>
        <w:t xml:space="preserve"> des choses à modifier concernant le texte ou la présentation de cette section ?</w:t>
      </w:r>
    </w:p>
    <w:p w14:paraId="000003E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E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3F0" w14:textId="77777777" w:rsidR="001C4A6F" w:rsidRDefault="001C4A6F">
      <w:pPr>
        <w:pBdr>
          <w:top w:val="nil"/>
          <w:left w:val="nil"/>
          <w:bottom w:val="nil"/>
          <w:right w:val="nil"/>
          <w:between w:val="nil"/>
        </w:pBdr>
        <w:jc w:val="both"/>
        <w:rPr>
          <w:b/>
          <w:color w:val="000000"/>
        </w:rPr>
      </w:pPr>
    </w:p>
    <w:p w14:paraId="000003F1" w14:textId="77777777" w:rsidR="001C4A6F" w:rsidRDefault="001C4A6F">
      <w:pPr>
        <w:pBdr>
          <w:top w:val="nil"/>
          <w:left w:val="nil"/>
          <w:bottom w:val="nil"/>
          <w:right w:val="nil"/>
          <w:between w:val="nil"/>
        </w:pBdr>
        <w:jc w:val="center"/>
        <w:rPr>
          <w:b/>
          <w:color w:val="000000"/>
        </w:rPr>
      </w:pPr>
    </w:p>
    <w:p w14:paraId="000003F2" w14:textId="77777777" w:rsidR="001C4A6F" w:rsidRDefault="001C4A6F">
      <w:pPr>
        <w:pBdr>
          <w:top w:val="nil"/>
          <w:left w:val="nil"/>
          <w:bottom w:val="nil"/>
          <w:right w:val="nil"/>
          <w:between w:val="nil"/>
        </w:pBdr>
        <w:jc w:val="center"/>
        <w:rPr>
          <w:b/>
          <w:color w:val="000000"/>
        </w:rPr>
      </w:pPr>
    </w:p>
    <w:p w14:paraId="000003F3" w14:textId="77777777" w:rsidR="001C4A6F" w:rsidRDefault="001C4A6F">
      <w:pPr>
        <w:pBdr>
          <w:top w:val="nil"/>
          <w:left w:val="nil"/>
          <w:bottom w:val="nil"/>
          <w:right w:val="nil"/>
          <w:between w:val="nil"/>
        </w:pBdr>
        <w:jc w:val="center"/>
        <w:rPr>
          <w:b/>
          <w:color w:val="000000"/>
        </w:rPr>
      </w:pPr>
    </w:p>
    <w:p w14:paraId="000003F4"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3F5"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696237" cy="1676289"/>
            <wp:effectExtent l="0" t="0" r="0" b="0"/>
            <wp:docPr id="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30"/>
                    <a:srcRect/>
                    <a:stretch>
                      <a:fillRect/>
                    </a:stretch>
                  </pic:blipFill>
                  <pic:spPr>
                    <a:xfrm>
                      <a:off x="0" y="0"/>
                      <a:ext cx="5696237" cy="1676289"/>
                    </a:xfrm>
                    <a:prstGeom prst="rect">
                      <a:avLst/>
                    </a:prstGeom>
                    <a:ln/>
                  </pic:spPr>
                </pic:pic>
              </a:graphicData>
            </a:graphic>
          </wp:inline>
        </w:drawing>
      </w:r>
    </w:p>
    <w:p w14:paraId="000003F6" w14:textId="77777777" w:rsidR="001C4A6F" w:rsidRDefault="001C4A6F">
      <w:pPr>
        <w:pBdr>
          <w:top w:val="nil"/>
          <w:left w:val="nil"/>
          <w:bottom w:val="nil"/>
          <w:right w:val="nil"/>
          <w:between w:val="nil"/>
        </w:pBdr>
        <w:jc w:val="both"/>
        <w:rPr>
          <w:b/>
          <w:color w:val="000000"/>
        </w:rPr>
      </w:pPr>
    </w:p>
    <w:p w14:paraId="000003F7" w14:textId="77777777" w:rsidR="001C4A6F" w:rsidRDefault="00C23C04">
      <w:pPr>
        <w:pBdr>
          <w:top w:val="nil"/>
          <w:left w:val="nil"/>
          <w:bottom w:val="nil"/>
          <w:right w:val="nil"/>
          <w:between w:val="nil"/>
        </w:pBdr>
        <w:jc w:val="both"/>
        <w:rPr>
          <w:b/>
          <w:color w:val="000000"/>
        </w:rPr>
      </w:pPr>
      <w:r>
        <w:rPr>
          <w:b/>
          <w:color w:val="000000"/>
        </w:rPr>
        <w:t>14a. Selon vous, cette section est-elle utile pour choisir son traitement ?</w:t>
      </w:r>
    </w:p>
    <w:p w14:paraId="000003F8" w14:textId="77777777" w:rsidR="001C4A6F" w:rsidRDefault="001C4A6F">
      <w:pPr>
        <w:pBdr>
          <w:top w:val="nil"/>
          <w:left w:val="nil"/>
          <w:bottom w:val="nil"/>
          <w:right w:val="nil"/>
          <w:between w:val="nil"/>
        </w:pBdr>
        <w:jc w:val="both"/>
        <w:rPr>
          <w:b/>
          <w:color w:val="000000"/>
        </w:rPr>
      </w:pPr>
    </w:p>
    <w:tbl>
      <w:tblPr>
        <w:tblStyle w:val="affc"/>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3D90AF1C" w14:textId="77777777">
        <w:tc>
          <w:tcPr>
            <w:tcW w:w="1431" w:type="dxa"/>
          </w:tcPr>
          <w:p w14:paraId="000003F9"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3FA"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3FB"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3FC"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3FD"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3FE"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3FF"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00"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01"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02"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03"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04"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05"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06"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07"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08" w14:textId="77777777" w:rsidR="001C4A6F" w:rsidRDefault="001C4A6F">
      <w:pPr>
        <w:pBdr>
          <w:top w:val="nil"/>
          <w:left w:val="nil"/>
          <w:bottom w:val="nil"/>
          <w:right w:val="nil"/>
          <w:between w:val="nil"/>
        </w:pBdr>
        <w:jc w:val="both"/>
        <w:rPr>
          <w:b/>
          <w:color w:val="000000"/>
        </w:rPr>
      </w:pPr>
    </w:p>
    <w:p w14:paraId="00000409" w14:textId="77777777" w:rsidR="001C4A6F" w:rsidRDefault="00C23C04">
      <w:pPr>
        <w:pBdr>
          <w:top w:val="nil"/>
          <w:left w:val="nil"/>
          <w:bottom w:val="nil"/>
          <w:right w:val="nil"/>
          <w:between w:val="nil"/>
        </w:pBdr>
        <w:jc w:val="both"/>
        <w:rPr>
          <w:b/>
          <w:color w:val="000000"/>
        </w:rPr>
      </w:pPr>
      <w:r>
        <w:rPr>
          <w:b/>
          <w:color w:val="000000"/>
        </w:rPr>
        <w:t xml:space="preserve">14b. Selon vous, y </w:t>
      </w:r>
      <w:proofErr w:type="spellStart"/>
      <w:r>
        <w:rPr>
          <w:b/>
          <w:color w:val="000000"/>
        </w:rPr>
        <w:t>a-t-il</w:t>
      </w:r>
      <w:proofErr w:type="spellEnd"/>
      <w:r>
        <w:rPr>
          <w:b/>
          <w:color w:val="000000"/>
        </w:rPr>
        <w:t xml:space="preserve"> des choses à modifier concernant le texte ou la présentation de cette section ?</w:t>
      </w:r>
    </w:p>
    <w:p w14:paraId="0000040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0B"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0C"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0D" w14:textId="77777777" w:rsidR="001C4A6F" w:rsidRDefault="001C4A6F">
      <w:pPr>
        <w:pBdr>
          <w:top w:val="nil"/>
          <w:left w:val="nil"/>
          <w:bottom w:val="nil"/>
          <w:right w:val="nil"/>
          <w:between w:val="nil"/>
        </w:pBdr>
        <w:jc w:val="both"/>
        <w:rPr>
          <w:b/>
          <w:color w:val="000000"/>
        </w:rPr>
      </w:pPr>
    </w:p>
    <w:p w14:paraId="0000040E"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8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0F"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30569" cy="1795448"/>
            <wp:effectExtent l="0" t="0" r="0" b="0"/>
            <wp:docPr id="86"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31"/>
                    <a:srcRect/>
                    <a:stretch>
                      <a:fillRect/>
                    </a:stretch>
                  </pic:blipFill>
                  <pic:spPr>
                    <a:xfrm>
                      <a:off x="0" y="0"/>
                      <a:ext cx="5730569" cy="1795448"/>
                    </a:xfrm>
                    <a:prstGeom prst="rect">
                      <a:avLst/>
                    </a:prstGeom>
                    <a:ln/>
                  </pic:spPr>
                </pic:pic>
              </a:graphicData>
            </a:graphic>
          </wp:inline>
        </w:drawing>
      </w:r>
    </w:p>
    <w:p w14:paraId="00000410" w14:textId="77777777" w:rsidR="001C4A6F" w:rsidRDefault="001C4A6F">
      <w:pPr>
        <w:pBdr>
          <w:top w:val="nil"/>
          <w:left w:val="nil"/>
          <w:bottom w:val="nil"/>
          <w:right w:val="nil"/>
          <w:between w:val="nil"/>
        </w:pBdr>
        <w:jc w:val="both"/>
        <w:rPr>
          <w:b/>
          <w:color w:val="000000"/>
        </w:rPr>
      </w:pPr>
    </w:p>
    <w:p w14:paraId="00000411" w14:textId="77777777" w:rsidR="001C4A6F" w:rsidRDefault="00C23C04">
      <w:pPr>
        <w:pBdr>
          <w:top w:val="nil"/>
          <w:left w:val="nil"/>
          <w:bottom w:val="nil"/>
          <w:right w:val="nil"/>
          <w:between w:val="nil"/>
        </w:pBdr>
        <w:jc w:val="both"/>
        <w:rPr>
          <w:b/>
          <w:color w:val="000000"/>
        </w:rPr>
      </w:pPr>
      <w:r>
        <w:rPr>
          <w:b/>
          <w:color w:val="000000"/>
        </w:rPr>
        <w:t>15a. Selon vous, cette section est-elle utile pour choisir son traitement ?</w:t>
      </w:r>
    </w:p>
    <w:p w14:paraId="00000412" w14:textId="77777777" w:rsidR="001C4A6F" w:rsidRDefault="001C4A6F">
      <w:pPr>
        <w:pBdr>
          <w:top w:val="nil"/>
          <w:left w:val="nil"/>
          <w:bottom w:val="nil"/>
          <w:right w:val="nil"/>
          <w:between w:val="nil"/>
        </w:pBdr>
        <w:jc w:val="both"/>
        <w:rPr>
          <w:b/>
          <w:color w:val="000000"/>
        </w:rPr>
      </w:pPr>
    </w:p>
    <w:tbl>
      <w:tblPr>
        <w:tblStyle w:val="affd"/>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729A8E86" w14:textId="77777777">
        <w:tc>
          <w:tcPr>
            <w:tcW w:w="1431" w:type="dxa"/>
          </w:tcPr>
          <w:p w14:paraId="00000413"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14"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15"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16"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17"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18"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19"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1A"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1B"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1C"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1D"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1E"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1F"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20"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21"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22" w14:textId="77777777" w:rsidR="001C4A6F" w:rsidRDefault="001C4A6F">
      <w:pPr>
        <w:pBdr>
          <w:top w:val="nil"/>
          <w:left w:val="nil"/>
          <w:bottom w:val="nil"/>
          <w:right w:val="nil"/>
          <w:between w:val="nil"/>
        </w:pBdr>
        <w:jc w:val="both"/>
        <w:rPr>
          <w:b/>
          <w:color w:val="000000"/>
        </w:rPr>
      </w:pPr>
    </w:p>
    <w:p w14:paraId="00000423" w14:textId="77777777" w:rsidR="001C4A6F" w:rsidRDefault="00C23C04">
      <w:pPr>
        <w:pBdr>
          <w:top w:val="nil"/>
          <w:left w:val="nil"/>
          <w:bottom w:val="nil"/>
          <w:right w:val="nil"/>
          <w:between w:val="nil"/>
        </w:pBdr>
        <w:jc w:val="both"/>
        <w:rPr>
          <w:b/>
          <w:color w:val="000000"/>
        </w:rPr>
      </w:pPr>
      <w:r>
        <w:rPr>
          <w:b/>
          <w:color w:val="000000"/>
        </w:rPr>
        <w:t xml:space="preserve">15b. Selon vous, y </w:t>
      </w:r>
      <w:proofErr w:type="spellStart"/>
      <w:r>
        <w:rPr>
          <w:b/>
          <w:color w:val="000000"/>
        </w:rPr>
        <w:t>a-t-il</w:t>
      </w:r>
      <w:proofErr w:type="spellEnd"/>
      <w:r>
        <w:rPr>
          <w:b/>
          <w:color w:val="000000"/>
        </w:rPr>
        <w:t xml:space="preserve"> des choses à modifier concernant le texte ou la présentation de cette section ?</w:t>
      </w:r>
    </w:p>
    <w:p w14:paraId="00000424"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2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2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27" w14:textId="77777777" w:rsidR="001C4A6F" w:rsidRDefault="001C4A6F">
      <w:pPr>
        <w:pBdr>
          <w:top w:val="nil"/>
          <w:left w:val="nil"/>
          <w:bottom w:val="nil"/>
          <w:right w:val="nil"/>
          <w:between w:val="nil"/>
        </w:pBdr>
        <w:jc w:val="both"/>
        <w:rPr>
          <w:b/>
          <w:color w:val="000000"/>
        </w:rPr>
      </w:pPr>
    </w:p>
    <w:p w14:paraId="00000428" w14:textId="77777777" w:rsidR="001C4A6F" w:rsidRDefault="001C4A6F">
      <w:pPr>
        <w:pBdr>
          <w:top w:val="nil"/>
          <w:left w:val="nil"/>
          <w:bottom w:val="nil"/>
          <w:right w:val="nil"/>
          <w:between w:val="nil"/>
        </w:pBdr>
        <w:jc w:val="center"/>
        <w:rPr>
          <w:b/>
          <w:color w:val="000000"/>
        </w:rPr>
      </w:pPr>
    </w:p>
    <w:p w14:paraId="00000429"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5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2A"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621985" cy="1716600"/>
            <wp:effectExtent l="0" t="0" r="0" b="0"/>
            <wp:docPr id="5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2"/>
                    <a:srcRect/>
                    <a:stretch>
                      <a:fillRect/>
                    </a:stretch>
                  </pic:blipFill>
                  <pic:spPr>
                    <a:xfrm>
                      <a:off x="0" y="0"/>
                      <a:ext cx="5621985" cy="1716600"/>
                    </a:xfrm>
                    <a:prstGeom prst="rect">
                      <a:avLst/>
                    </a:prstGeom>
                    <a:ln/>
                  </pic:spPr>
                </pic:pic>
              </a:graphicData>
            </a:graphic>
          </wp:inline>
        </w:drawing>
      </w:r>
    </w:p>
    <w:p w14:paraId="0000042B" w14:textId="77777777" w:rsidR="001C4A6F" w:rsidRDefault="001C4A6F">
      <w:pPr>
        <w:pBdr>
          <w:top w:val="nil"/>
          <w:left w:val="nil"/>
          <w:bottom w:val="nil"/>
          <w:right w:val="nil"/>
          <w:between w:val="nil"/>
        </w:pBdr>
        <w:jc w:val="both"/>
        <w:rPr>
          <w:b/>
          <w:color w:val="000000"/>
        </w:rPr>
      </w:pPr>
    </w:p>
    <w:p w14:paraId="0000042C" w14:textId="77777777" w:rsidR="001C4A6F" w:rsidRDefault="00C23C04">
      <w:pPr>
        <w:pBdr>
          <w:top w:val="nil"/>
          <w:left w:val="nil"/>
          <w:bottom w:val="nil"/>
          <w:right w:val="nil"/>
          <w:between w:val="nil"/>
        </w:pBdr>
        <w:jc w:val="both"/>
        <w:rPr>
          <w:b/>
          <w:color w:val="000000"/>
        </w:rPr>
      </w:pPr>
      <w:r>
        <w:rPr>
          <w:b/>
          <w:color w:val="000000"/>
        </w:rPr>
        <w:t>16a. Selon vous, cette section est-elle utile pour choisir son traitement ?</w:t>
      </w:r>
    </w:p>
    <w:p w14:paraId="0000042D" w14:textId="77777777" w:rsidR="001C4A6F" w:rsidRDefault="001C4A6F">
      <w:pPr>
        <w:pBdr>
          <w:top w:val="nil"/>
          <w:left w:val="nil"/>
          <w:bottom w:val="nil"/>
          <w:right w:val="nil"/>
          <w:between w:val="nil"/>
        </w:pBdr>
        <w:jc w:val="both"/>
        <w:rPr>
          <w:b/>
          <w:color w:val="000000"/>
        </w:rPr>
      </w:pPr>
    </w:p>
    <w:tbl>
      <w:tblPr>
        <w:tblStyle w:val="affe"/>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2E5AA437" w14:textId="77777777">
        <w:tc>
          <w:tcPr>
            <w:tcW w:w="1431" w:type="dxa"/>
          </w:tcPr>
          <w:p w14:paraId="0000042E"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2F"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30"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31"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32"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33"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34"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35"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36"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37"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38"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39"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3A"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3B"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3C"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3D" w14:textId="77777777" w:rsidR="001C4A6F" w:rsidRDefault="001C4A6F">
      <w:pPr>
        <w:pBdr>
          <w:top w:val="nil"/>
          <w:left w:val="nil"/>
          <w:bottom w:val="nil"/>
          <w:right w:val="nil"/>
          <w:between w:val="nil"/>
        </w:pBdr>
        <w:jc w:val="both"/>
        <w:rPr>
          <w:b/>
          <w:color w:val="000000"/>
        </w:rPr>
      </w:pPr>
    </w:p>
    <w:p w14:paraId="0000043E" w14:textId="77777777" w:rsidR="001C4A6F" w:rsidRDefault="00C23C04">
      <w:pPr>
        <w:pBdr>
          <w:top w:val="nil"/>
          <w:left w:val="nil"/>
          <w:bottom w:val="nil"/>
          <w:right w:val="nil"/>
          <w:between w:val="nil"/>
        </w:pBdr>
        <w:jc w:val="both"/>
        <w:rPr>
          <w:b/>
          <w:color w:val="000000"/>
        </w:rPr>
      </w:pPr>
      <w:r>
        <w:rPr>
          <w:b/>
          <w:color w:val="000000"/>
        </w:rPr>
        <w:t xml:space="preserve">16b. Selon vous, y </w:t>
      </w:r>
      <w:proofErr w:type="spellStart"/>
      <w:r>
        <w:rPr>
          <w:b/>
          <w:color w:val="000000"/>
        </w:rPr>
        <w:t>a-t-il</w:t>
      </w:r>
      <w:proofErr w:type="spellEnd"/>
      <w:r>
        <w:rPr>
          <w:b/>
          <w:color w:val="000000"/>
        </w:rPr>
        <w:t xml:space="preserve"> des choses à modifier concernant le texte ou la présentation de cette section ?</w:t>
      </w:r>
    </w:p>
    <w:p w14:paraId="0000043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40"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41"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42" w14:textId="77777777" w:rsidR="001C4A6F" w:rsidRDefault="001C4A6F">
      <w:pPr>
        <w:pBdr>
          <w:top w:val="nil"/>
          <w:left w:val="nil"/>
          <w:bottom w:val="nil"/>
          <w:right w:val="nil"/>
          <w:between w:val="nil"/>
        </w:pBdr>
        <w:jc w:val="both"/>
        <w:rPr>
          <w:b/>
          <w:color w:val="000000"/>
        </w:rPr>
      </w:pPr>
    </w:p>
    <w:p w14:paraId="00000443"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60"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44"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627242" cy="1660772"/>
            <wp:effectExtent l="0" t="0" r="0" b="0"/>
            <wp:docPr id="6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33"/>
                    <a:srcRect/>
                    <a:stretch>
                      <a:fillRect/>
                    </a:stretch>
                  </pic:blipFill>
                  <pic:spPr>
                    <a:xfrm>
                      <a:off x="0" y="0"/>
                      <a:ext cx="5627242" cy="1660772"/>
                    </a:xfrm>
                    <a:prstGeom prst="rect">
                      <a:avLst/>
                    </a:prstGeom>
                    <a:ln/>
                  </pic:spPr>
                </pic:pic>
              </a:graphicData>
            </a:graphic>
          </wp:inline>
        </w:drawing>
      </w:r>
    </w:p>
    <w:p w14:paraId="00000445" w14:textId="77777777" w:rsidR="001C4A6F" w:rsidRDefault="001C4A6F">
      <w:pPr>
        <w:pBdr>
          <w:top w:val="nil"/>
          <w:left w:val="nil"/>
          <w:bottom w:val="nil"/>
          <w:right w:val="nil"/>
          <w:between w:val="nil"/>
        </w:pBdr>
        <w:jc w:val="both"/>
        <w:rPr>
          <w:b/>
          <w:color w:val="000000"/>
        </w:rPr>
      </w:pPr>
    </w:p>
    <w:p w14:paraId="00000446" w14:textId="77777777" w:rsidR="001C4A6F" w:rsidRDefault="00C23C04">
      <w:pPr>
        <w:pBdr>
          <w:top w:val="nil"/>
          <w:left w:val="nil"/>
          <w:bottom w:val="nil"/>
          <w:right w:val="nil"/>
          <w:between w:val="nil"/>
        </w:pBdr>
        <w:jc w:val="both"/>
        <w:rPr>
          <w:b/>
          <w:color w:val="000000"/>
        </w:rPr>
      </w:pPr>
      <w:r>
        <w:rPr>
          <w:b/>
          <w:color w:val="000000"/>
        </w:rPr>
        <w:t>17a. Selon vous, cette section est-elle utile pour choisir son traitement ?</w:t>
      </w:r>
    </w:p>
    <w:p w14:paraId="00000447" w14:textId="77777777" w:rsidR="001C4A6F" w:rsidRDefault="001C4A6F">
      <w:pPr>
        <w:pBdr>
          <w:top w:val="nil"/>
          <w:left w:val="nil"/>
          <w:bottom w:val="nil"/>
          <w:right w:val="nil"/>
          <w:between w:val="nil"/>
        </w:pBdr>
        <w:jc w:val="both"/>
        <w:rPr>
          <w:b/>
          <w:color w:val="000000"/>
        </w:rPr>
      </w:pPr>
    </w:p>
    <w:tbl>
      <w:tblPr>
        <w:tblStyle w:val="afff"/>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665A9D6E" w14:textId="77777777">
        <w:tc>
          <w:tcPr>
            <w:tcW w:w="1431" w:type="dxa"/>
          </w:tcPr>
          <w:p w14:paraId="00000448"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49"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4A"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4B"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4C"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4D"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4E"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4F"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50"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51"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52"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53"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54"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55"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56"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57" w14:textId="77777777" w:rsidR="001C4A6F" w:rsidRDefault="001C4A6F">
      <w:pPr>
        <w:pBdr>
          <w:top w:val="nil"/>
          <w:left w:val="nil"/>
          <w:bottom w:val="nil"/>
          <w:right w:val="nil"/>
          <w:between w:val="nil"/>
        </w:pBdr>
        <w:jc w:val="both"/>
        <w:rPr>
          <w:b/>
          <w:color w:val="000000"/>
        </w:rPr>
      </w:pPr>
    </w:p>
    <w:p w14:paraId="00000458" w14:textId="77777777" w:rsidR="001C4A6F" w:rsidRDefault="00C23C04">
      <w:pPr>
        <w:pBdr>
          <w:top w:val="nil"/>
          <w:left w:val="nil"/>
          <w:bottom w:val="nil"/>
          <w:right w:val="nil"/>
          <w:between w:val="nil"/>
        </w:pBdr>
        <w:jc w:val="both"/>
        <w:rPr>
          <w:b/>
          <w:color w:val="000000"/>
        </w:rPr>
      </w:pPr>
      <w:r>
        <w:rPr>
          <w:b/>
          <w:color w:val="000000"/>
        </w:rPr>
        <w:t xml:space="preserve">17b. Selon vous, y </w:t>
      </w:r>
      <w:proofErr w:type="spellStart"/>
      <w:r>
        <w:rPr>
          <w:b/>
          <w:color w:val="000000"/>
        </w:rPr>
        <w:t>a-t-il</w:t>
      </w:r>
      <w:proofErr w:type="spellEnd"/>
      <w:r>
        <w:rPr>
          <w:b/>
          <w:color w:val="000000"/>
        </w:rPr>
        <w:t xml:space="preserve"> des choses à modifier concernant le texte ou la présentation de cette section ?</w:t>
      </w:r>
    </w:p>
    <w:p w14:paraId="0000045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5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5B"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5C" w14:textId="77777777" w:rsidR="001C4A6F" w:rsidRDefault="001C4A6F">
      <w:pPr>
        <w:pBdr>
          <w:top w:val="nil"/>
          <w:left w:val="nil"/>
          <w:bottom w:val="nil"/>
          <w:right w:val="nil"/>
          <w:between w:val="nil"/>
        </w:pBdr>
        <w:jc w:val="both"/>
        <w:rPr>
          <w:b/>
          <w:color w:val="000000"/>
        </w:rPr>
      </w:pPr>
    </w:p>
    <w:p w14:paraId="0000045D" w14:textId="77777777" w:rsidR="001C4A6F" w:rsidRDefault="001C4A6F">
      <w:pPr>
        <w:pBdr>
          <w:top w:val="nil"/>
          <w:left w:val="nil"/>
          <w:bottom w:val="nil"/>
          <w:right w:val="nil"/>
          <w:between w:val="nil"/>
        </w:pBdr>
        <w:jc w:val="center"/>
        <w:rPr>
          <w:b/>
          <w:color w:val="000000"/>
        </w:rPr>
      </w:pPr>
    </w:p>
    <w:p w14:paraId="0000045E"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6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5F"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17794" cy="1749907"/>
            <wp:effectExtent l="0" t="0" r="0" b="0"/>
            <wp:docPr id="6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34"/>
                    <a:srcRect/>
                    <a:stretch>
                      <a:fillRect/>
                    </a:stretch>
                  </pic:blipFill>
                  <pic:spPr>
                    <a:xfrm>
                      <a:off x="0" y="0"/>
                      <a:ext cx="5617794" cy="1749907"/>
                    </a:xfrm>
                    <a:prstGeom prst="rect">
                      <a:avLst/>
                    </a:prstGeom>
                    <a:ln/>
                  </pic:spPr>
                </pic:pic>
              </a:graphicData>
            </a:graphic>
          </wp:inline>
        </w:drawing>
      </w:r>
    </w:p>
    <w:p w14:paraId="00000460" w14:textId="77777777" w:rsidR="001C4A6F" w:rsidRDefault="001C4A6F">
      <w:pPr>
        <w:pBdr>
          <w:top w:val="nil"/>
          <w:left w:val="nil"/>
          <w:bottom w:val="nil"/>
          <w:right w:val="nil"/>
          <w:between w:val="nil"/>
        </w:pBdr>
        <w:jc w:val="both"/>
        <w:rPr>
          <w:b/>
          <w:color w:val="000000"/>
        </w:rPr>
      </w:pPr>
    </w:p>
    <w:p w14:paraId="00000461" w14:textId="77777777" w:rsidR="001C4A6F" w:rsidRDefault="00C23C04">
      <w:pPr>
        <w:pBdr>
          <w:top w:val="nil"/>
          <w:left w:val="nil"/>
          <w:bottom w:val="nil"/>
          <w:right w:val="nil"/>
          <w:between w:val="nil"/>
        </w:pBdr>
        <w:jc w:val="both"/>
        <w:rPr>
          <w:b/>
          <w:color w:val="000000"/>
        </w:rPr>
      </w:pPr>
      <w:r>
        <w:rPr>
          <w:b/>
          <w:color w:val="000000"/>
        </w:rPr>
        <w:t>18a. Selon vous, cette section est-elle utile pour choisir son traitement ?</w:t>
      </w:r>
    </w:p>
    <w:p w14:paraId="00000462" w14:textId="77777777" w:rsidR="001C4A6F" w:rsidRDefault="001C4A6F">
      <w:pPr>
        <w:pBdr>
          <w:top w:val="nil"/>
          <w:left w:val="nil"/>
          <w:bottom w:val="nil"/>
          <w:right w:val="nil"/>
          <w:between w:val="nil"/>
        </w:pBdr>
        <w:jc w:val="both"/>
        <w:rPr>
          <w:b/>
          <w:color w:val="000000"/>
        </w:rPr>
      </w:pPr>
    </w:p>
    <w:tbl>
      <w:tblPr>
        <w:tblStyle w:val="afff0"/>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3D5681CB" w14:textId="77777777">
        <w:tc>
          <w:tcPr>
            <w:tcW w:w="1431" w:type="dxa"/>
          </w:tcPr>
          <w:p w14:paraId="00000463"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64"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65"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66"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67"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68"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69"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6A"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6B"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6C"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6D"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6E"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6F"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70"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71"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72" w14:textId="77777777" w:rsidR="001C4A6F" w:rsidRDefault="001C4A6F">
      <w:pPr>
        <w:pBdr>
          <w:top w:val="nil"/>
          <w:left w:val="nil"/>
          <w:bottom w:val="nil"/>
          <w:right w:val="nil"/>
          <w:between w:val="nil"/>
        </w:pBdr>
        <w:jc w:val="both"/>
        <w:rPr>
          <w:b/>
          <w:color w:val="000000"/>
        </w:rPr>
      </w:pPr>
    </w:p>
    <w:p w14:paraId="00000473" w14:textId="77777777" w:rsidR="001C4A6F" w:rsidRDefault="00C23C04">
      <w:pPr>
        <w:pBdr>
          <w:top w:val="nil"/>
          <w:left w:val="nil"/>
          <w:bottom w:val="nil"/>
          <w:right w:val="nil"/>
          <w:between w:val="nil"/>
        </w:pBdr>
        <w:jc w:val="both"/>
        <w:rPr>
          <w:b/>
          <w:color w:val="000000"/>
        </w:rPr>
      </w:pPr>
      <w:r>
        <w:rPr>
          <w:b/>
          <w:color w:val="000000"/>
        </w:rPr>
        <w:t xml:space="preserve">18b. Selon vous, y </w:t>
      </w:r>
      <w:proofErr w:type="spellStart"/>
      <w:r>
        <w:rPr>
          <w:b/>
          <w:color w:val="000000"/>
        </w:rPr>
        <w:t>a-t-il</w:t>
      </w:r>
      <w:proofErr w:type="spellEnd"/>
      <w:r>
        <w:rPr>
          <w:b/>
          <w:color w:val="000000"/>
        </w:rPr>
        <w:t xml:space="preserve"> des choses à modifier concernant le texte ou la présentation de cette section ?</w:t>
      </w:r>
    </w:p>
    <w:p w14:paraId="00000474"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7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76" w14:textId="77777777" w:rsidR="001C4A6F" w:rsidRDefault="001C4A6F">
      <w:pPr>
        <w:pBdr>
          <w:top w:val="nil"/>
          <w:left w:val="nil"/>
          <w:bottom w:val="nil"/>
          <w:right w:val="nil"/>
          <w:between w:val="nil"/>
        </w:pBdr>
        <w:jc w:val="both"/>
        <w:rPr>
          <w:b/>
          <w:color w:val="000000"/>
        </w:rPr>
      </w:pPr>
    </w:p>
    <w:p w14:paraId="00000477" w14:textId="77777777" w:rsidR="001C4A6F" w:rsidRDefault="001C4A6F">
      <w:pPr>
        <w:pBdr>
          <w:top w:val="nil"/>
          <w:left w:val="nil"/>
          <w:bottom w:val="nil"/>
          <w:right w:val="nil"/>
          <w:between w:val="nil"/>
        </w:pBdr>
        <w:jc w:val="both"/>
        <w:rPr>
          <w:b/>
          <w:color w:val="000000"/>
        </w:rPr>
      </w:pPr>
    </w:p>
    <w:p w14:paraId="00000478"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6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79"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09548" cy="1731250"/>
            <wp:effectExtent l="0" t="0" r="0" b="0"/>
            <wp:docPr id="6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35"/>
                    <a:srcRect/>
                    <a:stretch>
                      <a:fillRect/>
                    </a:stretch>
                  </pic:blipFill>
                  <pic:spPr>
                    <a:xfrm>
                      <a:off x="0" y="0"/>
                      <a:ext cx="5609548" cy="1731250"/>
                    </a:xfrm>
                    <a:prstGeom prst="rect">
                      <a:avLst/>
                    </a:prstGeom>
                    <a:ln/>
                  </pic:spPr>
                </pic:pic>
              </a:graphicData>
            </a:graphic>
          </wp:inline>
        </w:drawing>
      </w:r>
    </w:p>
    <w:p w14:paraId="0000047A" w14:textId="77777777" w:rsidR="001C4A6F" w:rsidRDefault="001C4A6F">
      <w:pPr>
        <w:pBdr>
          <w:top w:val="nil"/>
          <w:left w:val="nil"/>
          <w:bottom w:val="nil"/>
          <w:right w:val="nil"/>
          <w:between w:val="nil"/>
        </w:pBdr>
        <w:jc w:val="both"/>
        <w:rPr>
          <w:b/>
          <w:color w:val="000000"/>
        </w:rPr>
      </w:pPr>
    </w:p>
    <w:p w14:paraId="0000047B" w14:textId="77777777" w:rsidR="001C4A6F" w:rsidRDefault="00C23C04">
      <w:pPr>
        <w:pBdr>
          <w:top w:val="nil"/>
          <w:left w:val="nil"/>
          <w:bottom w:val="nil"/>
          <w:right w:val="nil"/>
          <w:between w:val="nil"/>
        </w:pBdr>
        <w:jc w:val="both"/>
        <w:rPr>
          <w:b/>
          <w:color w:val="000000"/>
        </w:rPr>
      </w:pPr>
      <w:r>
        <w:rPr>
          <w:b/>
          <w:color w:val="000000"/>
        </w:rPr>
        <w:t>19a. Selon vous, cette section est-elle utile pour choisir son traitement ?</w:t>
      </w:r>
    </w:p>
    <w:p w14:paraId="0000047C" w14:textId="77777777" w:rsidR="001C4A6F" w:rsidRDefault="001C4A6F">
      <w:pPr>
        <w:pBdr>
          <w:top w:val="nil"/>
          <w:left w:val="nil"/>
          <w:bottom w:val="nil"/>
          <w:right w:val="nil"/>
          <w:between w:val="nil"/>
        </w:pBdr>
        <w:jc w:val="both"/>
        <w:rPr>
          <w:b/>
          <w:color w:val="000000"/>
        </w:rPr>
      </w:pPr>
    </w:p>
    <w:tbl>
      <w:tblPr>
        <w:tblStyle w:val="afff1"/>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3ABE13C0" w14:textId="77777777">
        <w:tc>
          <w:tcPr>
            <w:tcW w:w="1431" w:type="dxa"/>
          </w:tcPr>
          <w:p w14:paraId="0000047D"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7E"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7F"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80"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81"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82"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83"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84"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85"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86"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87"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88"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89"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8A"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8B"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8C" w14:textId="77777777" w:rsidR="001C4A6F" w:rsidRDefault="001C4A6F">
      <w:pPr>
        <w:pBdr>
          <w:top w:val="nil"/>
          <w:left w:val="nil"/>
          <w:bottom w:val="nil"/>
          <w:right w:val="nil"/>
          <w:between w:val="nil"/>
        </w:pBdr>
        <w:jc w:val="both"/>
        <w:rPr>
          <w:b/>
          <w:color w:val="000000"/>
        </w:rPr>
      </w:pPr>
    </w:p>
    <w:p w14:paraId="0000048D" w14:textId="77777777" w:rsidR="001C4A6F" w:rsidRDefault="00C23C04">
      <w:pPr>
        <w:pBdr>
          <w:top w:val="nil"/>
          <w:left w:val="nil"/>
          <w:bottom w:val="nil"/>
          <w:right w:val="nil"/>
          <w:between w:val="nil"/>
        </w:pBdr>
        <w:jc w:val="both"/>
        <w:rPr>
          <w:b/>
          <w:color w:val="000000"/>
        </w:rPr>
      </w:pPr>
      <w:r>
        <w:rPr>
          <w:b/>
          <w:color w:val="000000"/>
        </w:rPr>
        <w:t xml:space="preserve">19b. Selon vous, y </w:t>
      </w:r>
      <w:proofErr w:type="spellStart"/>
      <w:r>
        <w:rPr>
          <w:b/>
          <w:color w:val="000000"/>
        </w:rPr>
        <w:t>a-t-il</w:t>
      </w:r>
      <w:proofErr w:type="spellEnd"/>
      <w:r>
        <w:rPr>
          <w:b/>
          <w:color w:val="000000"/>
        </w:rPr>
        <w:t xml:space="preserve"> des choses à modifier concernant le texte ou la présentation de cette section ?</w:t>
      </w:r>
    </w:p>
    <w:p w14:paraId="0000048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8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90" w14:textId="77777777" w:rsidR="001C4A6F" w:rsidRDefault="001C4A6F">
      <w:pPr>
        <w:pBdr>
          <w:top w:val="nil"/>
          <w:left w:val="nil"/>
          <w:bottom w:val="nil"/>
          <w:right w:val="nil"/>
          <w:between w:val="nil"/>
        </w:pBdr>
        <w:jc w:val="both"/>
        <w:rPr>
          <w:b/>
          <w:color w:val="000000"/>
        </w:rPr>
      </w:pPr>
    </w:p>
    <w:p w14:paraId="00000491" w14:textId="77777777" w:rsidR="001C4A6F" w:rsidRDefault="001C4A6F">
      <w:pPr>
        <w:pBdr>
          <w:top w:val="nil"/>
          <w:left w:val="nil"/>
          <w:bottom w:val="nil"/>
          <w:right w:val="nil"/>
          <w:between w:val="nil"/>
        </w:pBdr>
        <w:jc w:val="center"/>
        <w:rPr>
          <w:b/>
          <w:color w:val="000000"/>
        </w:rPr>
      </w:pPr>
    </w:p>
    <w:p w14:paraId="00000492" w14:textId="77777777" w:rsidR="001C4A6F" w:rsidRDefault="001C4A6F">
      <w:pPr>
        <w:pBdr>
          <w:top w:val="nil"/>
          <w:left w:val="nil"/>
          <w:bottom w:val="nil"/>
          <w:right w:val="nil"/>
          <w:between w:val="nil"/>
        </w:pBdr>
        <w:jc w:val="center"/>
        <w:rPr>
          <w:b/>
          <w:color w:val="000000"/>
        </w:rPr>
      </w:pPr>
    </w:p>
    <w:p w14:paraId="00000493"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6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94"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10337" cy="1768640"/>
            <wp:effectExtent l="0" t="0" r="0" b="0"/>
            <wp:docPr id="6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36"/>
                    <a:srcRect l="765" r="1297"/>
                    <a:stretch>
                      <a:fillRect/>
                    </a:stretch>
                  </pic:blipFill>
                  <pic:spPr>
                    <a:xfrm>
                      <a:off x="0" y="0"/>
                      <a:ext cx="5610337" cy="1768640"/>
                    </a:xfrm>
                    <a:prstGeom prst="rect">
                      <a:avLst/>
                    </a:prstGeom>
                    <a:ln/>
                  </pic:spPr>
                </pic:pic>
              </a:graphicData>
            </a:graphic>
          </wp:inline>
        </w:drawing>
      </w:r>
    </w:p>
    <w:p w14:paraId="00000495" w14:textId="77777777" w:rsidR="001C4A6F" w:rsidRDefault="001C4A6F">
      <w:pPr>
        <w:pBdr>
          <w:top w:val="nil"/>
          <w:left w:val="nil"/>
          <w:bottom w:val="nil"/>
          <w:right w:val="nil"/>
          <w:between w:val="nil"/>
        </w:pBdr>
        <w:jc w:val="both"/>
        <w:rPr>
          <w:b/>
          <w:color w:val="000000"/>
        </w:rPr>
      </w:pPr>
    </w:p>
    <w:p w14:paraId="00000496" w14:textId="77777777" w:rsidR="001C4A6F" w:rsidRDefault="00C23C04">
      <w:pPr>
        <w:pBdr>
          <w:top w:val="nil"/>
          <w:left w:val="nil"/>
          <w:bottom w:val="nil"/>
          <w:right w:val="nil"/>
          <w:between w:val="nil"/>
        </w:pBdr>
        <w:jc w:val="both"/>
        <w:rPr>
          <w:b/>
          <w:color w:val="000000"/>
        </w:rPr>
      </w:pPr>
      <w:r>
        <w:rPr>
          <w:b/>
          <w:color w:val="000000"/>
        </w:rPr>
        <w:t>20a. Selon vous, cette section est-elle utile pour choisir son traitement ?</w:t>
      </w:r>
    </w:p>
    <w:p w14:paraId="00000497" w14:textId="77777777" w:rsidR="001C4A6F" w:rsidRDefault="001C4A6F">
      <w:pPr>
        <w:pBdr>
          <w:top w:val="nil"/>
          <w:left w:val="nil"/>
          <w:bottom w:val="nil"/>
          <w:right w:val="nil"/>
          <w:between w:val="nil"/>
        </w:pBdr>
        <w:jc w:val="both"/>
        <w:rPr>
          <w:b/>
          <w:color w:val="000000"/>
        </w:rPr>
      </w:pPr>
    </w:p>
    <w:tbl>
      <w:tblPr>
        <w:tblStyle w:val="afff2"/>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29087FC6" w14:textId="77777777">
        <w:tc>
          <w:tcPr>
            <w:tcW w:w="1431" w:type="dxa"/>
          </w:tcPr>
          <w:p w14:paraId="00000498"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99"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9A"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9B"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9C"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9D"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9E"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9F"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A0"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A1"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A2"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A3"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A4"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A5"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A6"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A7" w14:textId="77777777" w:rsidR="001C4A6F" w:rsidRDefault="001C4A6F">
      <w:pPr>
        <w:pBdr>
          <w:top w:val="nil"/>
          <w:left w:val="nil"/>
          <w:bottom w:val="nil"/>
          <w:right w:val="nil"/>
          <w:between w:val="nil"/>
        </w:pBdr>
        <w:jc w:val="both"/>
        <w:rPr>
          <w:b/>
          <w:color w:val="000000"/>
        </w:rPr>
      </w:pPr>
    </w:p>
    <w:p w14:paraId="000004A8" w14:textId="77777777" w:rsidR="001C4A6F" w:rsidRDefault="00C23C04">
      <w:pPr>
        <w:pBdr>
          <w:top w:val="nil"/>
          <w:left w:val="nil"/>
          <w:bottom w:val="nil"/>
          <w:right w:val="nil"/>
          <w:between w:val="nil"/>
        </w:pBdr>
        <w:jc w:val="both"/>
        <w:rPr>
          <w:b/>
          <w:color w:val="000000"/>
        </w:rPr>
      </w:pPr>
      <w:r>
        <w:rPr>
          <w:b/>
          <w:color w:val="000000"/>
        </w:rPr>
        <w:t xml:space="preserve">20b. Selon vous, y </w:t>
      </w:r>
      <w:proofErr w:type="spellStart"/>
      <w:r>
        <w:rPr>
          <w:b/>
          <w:color w:val="000000"/>
        </w:rPr>
        <w:t>a-t-il</w:t>
      </w:r>
      <w:proofErr w:type="spellEnd"/>
      <w:r>
        <w:rPr>
          <w:b/>
          <w:color w:val="000000"/>
        </w:rPr>
        <w:t xml:space="preserve"> des choses à modifier concernant le texte ou la présentation de cette section ?</w:t>
      </w:r>
    </w:p>
    <w:p w14:paraId="000004A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A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AB"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AC" w14:textId="77777777" w:rsidR="001C4A6F" w:rsidRDefault="001C4A6F">
      <w:pPr>
        <w:pBdr>
          <w:top w:val="nil"/>
          <w:left w:val="nil"/>
          <w:bottom w:val="nil"/>
          <w:right w:val="nil"/>
          <w:between w:val="nil"/>
        </w:pBdr>
        <w:jc w:val="both"/>
        <w:rPr>
          <w:b/>
          <w:color w:val="000000"/>
        </w:rPr>
      </w:pPr>
    </w:p>
    <w:p w14:paraId="000004AD"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4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AE"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06498" cy="1751828"/>
            <wp:effectExtent l="0" t="0" r="0" b="0"/>
            <wp:docPr id="4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37"/>
                    <a:srcRect l="742" r="1155"/>
                    <a:stretch>
                      <a:fillRect/>
                    </a:stretch>
                  </pic:blipFill>
                  <pic:spPr>
                    <a:xfrm>
                      <a:off x="0" y="0"/>
                      <a:ext cx="5606498" cy="1751828"/>
                    </a:xfrm>
                    <a:prstGeom prst="rect">
                      <a:avLst/>
                    </a:prstGeom>
                    <a:ln/>
                  </pic:spPr>
                </pic:pic>
              </a:graphicData>
            </a:graphic>
          </wp:inline>
        </w:drawing>
      </w:r>
    </w:p>
    <w:p w14:paraId="000004AF" w14:textId="77777777" w:rsidR="001C4A6F" w:rsidRDefault="001C4A6F">
      <w:pPr>
        <w:pBdr>
          <w:top w:val="nil"/>
          <w:left w:val="nil"/>
          <w:bottom w:val="nil"/>
          <w:right w:val="nil"/>
          <w:between w:val="nil"/>
        </w:pBdr>
        <w:jc w:val="both"/>
        <w:rPr>
          <w:b/>
          <w:color w:val="000000"/>
        </w:rPr>
      </w:pPr>
    </w:p>
    <w:p w14:paraId="000004B0" w14:textId="77777777" w:rsidR="001C4A6F" w:rsidRDefault="00C23C04">
      <w:pPr>
        <w:pBdr>
          <w:top w:val="nil"/>
          <w:left w:val="nil"/>
          <w:bottom w:val="nil"/>
          <w:right w:val="nil"/>
          <w:between w:val="nil"/>
        </w:pBdr>
        <w:jc w:val="both"/>
        <w:rPr>
          <w:b/>
          <w:color w:val="000000"/>
        </w:rPr>
      </w:pPr>
      <w:r>
        <w:rPr>
          <w:b/>
          <w:color w:val="000000"/>
        </w:rPr>
        <w:t>21a. Selon vous, cette section est-elle utile pour choisir son traitement ?</w:t>
      </w:r>
    </w:p>
    <w:p w14:paraId="000004B1" w14:textId="77777777" w:rsidR="001C4A6F" w:rsidRDefault="001C4A6F">
      <w:pPr>
        <w:pBdr>
          <w:top w:val="nil"/>
          <w:left w:val="nil"/>
          <w:bottom w:val="nil"/>
          <w:right w:val="nil"/>
          <w:between w:val="nil"/>
        </w:pBdr>
        <w:jc w:val="both"/>
        <w:rPr>
          <w:b/>
          <w:color w:val="000000"/>
        </w:rPr>
      </w:pPr>
    </w:p>
    <w:tbl>
      <w:tblPr>
        <w:tblStyle w:val="afff3"/>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461A8C4C" w14:textId="77777777">
        <w:tc>
          <w:tcPr>
            <w:tcW w:w="1431" w:type="dxa"/>
          </w:tcPr>
          <w:p w14:paraId="000004B2"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B3"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B4"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B5"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B6"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B7"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B8"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B9"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BA"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BB"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BC"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BD"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BE"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BF"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C0"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C1" w14:textId="77777777" w:rsidR="001C4A6F" w:rsidRDefault="001C4A6F">
      <w:pPr>
        <w:pBdr>
          <w:top w:val="nil"/>
          <w:left w:val="nil"/>
          <w:bottom w:val="nil"/>
          <w:right w:val="nil"/>
          <w:between w:val="nil"/>
        </w:pBdr>
        <w:jc w:val="both"/>
        <w:rPr>
          <w:b/>
          <w:color w:val="000000"/>
        </w:rPr>
      </w:pPr>
    </w:p>
    <w:p w14:paraId="000004C2" w14:textId="77777777" w:rsidR="001C4A6F" w:rsidRDefault="00C23C04">
      <w:pPr>
        <w:pBdr>
          <w:top w:val="nil"/>
          <w:left w:val="nil"/>
          <w:bottom w:val="nil"/>
          <w:right w:val="nil"/>
          <w:between w:val="nil"/>
        </w:pBdr>
        <w:jc w:val="both"/>
        <w:rPr>
          <w:b/>
          <w:color w:val="000000"/>
        </w:rPr>
      </w:pPr>
      <w:r>
        <w:rPr>
          <w:b/>
          <w:color w:val="000000"/>
        </w:rPr>
        <w:t xml:space="preserve">21b. Selon vous, y </w:t>
      </w:r>
      <w:proofErr w:type="spellStart"/>
      <w:r>
        <w:rPr>
          <w:b/>
          <w:color w:val="000000"/>
        </w:rPr>
        <w:t>a-t-il</w:t>
      </w:r>
      <w:proofErr w:type="spellEnd"/>
      <w:r>
        <w:rPr>
          <w:b/>
          <w:color w:val="000000"/>
        </w:rPr>
        <w:t xml:space="preserve"> des choses à modifier concernant le texte ou la présentation de cette section ?</w:t>
      </w:r>
    </w:p>
    <w:p w14:paraId="000004C3"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C4"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C5" w14:textId="77777777" w:rsidR="001C4A6F" w:rsidRDefault="001C4A6F">
      <w:pPr>
        <w:pBdr>
          <w:top w:val="nil"/>
          <w:left w:val="nil"/>
          <w:bottom w:val="nil"/>
          <w:right w:val="nil"/>
          <w:between w:val="nil"/>
        </w:pBdr>
        <w:jc w:val="both"/>
        <w:rPr>
          <w:b/>
          <w:color w:val="000000"/>
        </w:rPr>
      </w:pPr>
    </w:p>
    <w:p w14:paraId="000004C6" w14:textId="77777777" w:rsidR="001C4A6F" w:rsidRDefault="001C4A6F">
      <w:pPr>
        <w:pBdr>
          <w:top w:val="nil"/>
          <w:left w:val="nil"/>
          <w:bottom w:val="nil"/>
          <w:right w:val="nil"/>
          <w:between w:val="nil"/>
        </w:pBdr>
        <w:jc w:val="center"/>
        <w:rPr>
          <w:b/>
          <w:color w:val="000000"/>
        </w:rPr>
      </w:pPr>
    </w:p>
    <w:p w14:paraId="000004C7" w14:textId="77777777" w:rsidR="001C4A6F" w:rsidRDefault="001C4A6F">
      <w:pPr>
        <w:pBdr>
          <w:top w:val="nil"/>
          <w:left w:val="nil"/>
          <w:bottom w:val="nil"/>
          <w:right w:val="nil"/>
          <w:between w:val="nil"/>
        </w:pBdr>
        <w:jc w:val="center"/>
        <w:rPr>
          <w:b/>
          <w:color w:val="000000"/>
        </w:rPr>
      </w:pPr>
    </w:p>
    <w:p w14:paraId="000004C8"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4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C9"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14634" cy="1759423"/>
            <wp:effectExtent l="0" t="0" r="0" b="0"/>
            <wp:docPr id="5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38"/>
                    <a:srcRect l="1335"/>
                    <a:stretch>
                      <a:fillRect/>
                    </a:stretch>
                  </pic:blipFill>
                  <pic:spPr>
                    <a:xfrm>
                      <a:off x="0" y="0"/>
                      <a:ext cx="5614634" cy="1759423"/>
                    </a:xfrm>
                    <a:prstGeom prst="rect">
                      <a:avLst/>
                    </a:prstGeom>
                    <a:ln/>
                  </pic:spPr>
                </pic:pic>
              </a:graphicData>
            </a:graphic>
          </wp:inline>
        </w:drawing>
      </w:r>
    </w:p>
    <w:p w14:paraId="000004CA" w14:textId="77777777" w:rsidR="001C4A6F" w:rsidRDefault="001C4A6F">
      <w:pPr>
        <w:pBdr>
          <w:top w:val="nil"/>
          <w:left w:val="nil"/>
          <w:bottom w:val="nil"/>
          <w:right w:val="nil"/>
          <w:between w:val="nil"/>
        </w:pBdr>
        <w:jc w:val="both"/>
        <w:rPr>
          <w:b/>
          <w:color w:val="000000"/>
        </w:rPr>
      </w:pPr>
    </w:p>
    <w:p w14:paraId="000004CB" w14:textId="77777777" w:rsidR="001C4A6F" w:rsidRDefault="00C23C04">
      <w:pPr>
        <w:pBdr>
          <w:top w:val="nil"/>
          <w:left w:val="nil"/>
          <w:bottom w:val="nil"/>
          <w:right w:val="nil"/>
          <w:between w:val="nil"/>
        </w:pBdr>
        <w:jc w:val="both"/>
        <w:rPr>
          <w:b/>
          <w:color w:val="000000"/>
        </w:rPr>
      </w:pPr>
      <w:r>
        <w:rPr>
          <w:b/>
          <w:color w:val="000000"/>
        </w:rPr>
        <w:t>22a. Selon vous, cette section est-elle utile pour choisir son traitement ?</w:t>
      </w:r>
    </w:p>
    <w:p w14:paraId="000004CC" w14:textId="77777777" w:rsidR="001C4A6F" w:rsidRDefault="001C4A6F">
      <w:pPr>
        <w:pBdr>
          <w:top w:val="nil"/>
          <w:left w:val="nil"/>
          <w:bottom w:val="nil"/>
          <w:right w:val="nil"/>
          <w:between w:val="nil"/>
        </w:pBdr>
        <w:jc w:val="both"/>
        <w:rPr>
          <w:b/>
          <w:color w:val="000000"/>
        </w:rPr>
      </w:pPr>
    </w:p>
    <w:tbl>
      <w:tblPr>
        <w:tblStyle w:val="afff4"/>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03851063" w14:textId="77777777">
        <w:tc>
          <w:tcPr>
            <w:tcW w:w="1431" w:type="dxa"/>
          </w:tcPr>
          <w:p w14:paraId="000004CD"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CE"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CF"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D0"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D1"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D2"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D3"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D4"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D5"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D6"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D7"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D8"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D9"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DA"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DB"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DC" w14:textId="77777777" w:rsidR="001C4A6F" w:rsidRDefault="001C4A6F">
      <w:pPr>
        <w:pBdr>
          <w:top w:val="nil"/>
          <w:left w:val="nil"/>
          <w:bottom w:val="nil"/>
          <w:right w:val="nil"/>
          <w:between w:val="nil"/>
        </w:pBdr>
        <w:jc w:val="both"/>
        <w:rPr>
          <w:b/>
          <w:color w:val="000000"/>
        </w:rPr>
      </w:pPr>
    </w:p>
    <w:p w14:paraId="000004DD" w14:textId="77777777" w:rsidR="001C4A6F" w:rsidRDefault="00C23C04">
      <w:pPr>
        <w:pBdr>
          <w:top w:val="nil"/>
          <w:left w:val="nil"/>
          <w:bottom w:val="nil"/>
          <w:right w:val="nil"/>
          <w:between w:val="nil"/>
        </w:pBdr>
        <w:jc w:val="both"/>
        <w:rPr>
          <w:b/>
          <w:color w:val="000000"/>
        </w:rPr>
      </w:pPr>
      <w:r>
        <w:rPr>
          <w:b/>
          <w:color w:val="000000"/>
        </w:rPr>
        <w:t xml:space="preserve">22b. Selon vous, y </w:t>
      </w:r>
      <w:proofErr w:type="spellStart"/>
      <w:r>
        <w:rPr>
          <w:b/>
          <w:color w:val="000000"/>
        </w:rPr>
        <w:t>a-t-il</w:t>
      </w:r>
      <w:proofErr w:type="spellEnd"/>
      <w:r>
        <w:rPr>
          <w:b/>
          <w:color w:val="000000"/>
        </w:rPr>
        <w:t xml:space="preserve"> des choses à modifier concernant le texte ou la présentation de cette section ?</w:t>
      </w:r>
    </w:p>
    <w:p w14:paraId="000004D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D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E0"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E1" w14:textId="77777777" w:rsidR="001C4A6F" w:rsidRDefault="001C4A6F">
      <w:pPr>
        <w:pBdr>
          <w:top w:val="nil"/>
          <w:left w:val="nil"/>
          <w:bottom w:val="nil"/>
          <w:right w:val="nil"/>
          <w:between w:val="nil"/>
        </w:pBdr>
        <w:jc w:val="both"/>
        <w:rPr>
          <w:b/>
          <w:color w:val="000000"/>
        </w:rPr>
      </w:pPr>
    </w:p>
    <w:p w14:paraId="000004E2"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5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E3"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14301" cy="1743864"/>
            <wp:effectExtent l="0" t="0" r="0" b="0"/>
            <wp:docPr id="52"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39"/>
                    <a:srcRect/>
                    <a:stretch>
                      <a:fillRect/>
                    </a:stretch>
                  </pic:blipFill>
                  <pic:spPr>
                    <a:xfrm>
                      <a:off x="0" y="0"/>
                      <a:ext cx="5614301" cy="1743864"/>
                    </a:xfrm>
                    <a:prstGeom prst="rect">
                      <a:avLst/>
                    </a:prstGeom>
                    <a:ln/>
                  </pic:spPr>
                </pic:pic>
              </a:graphicData>
            </a:graphic>
          </wp:inline>
        </w:drawing>
      </w:r>
    </w:p>
    <w:p w14:paraId="000004E4" w14:textId="77777777" w:rsidR="001C4A6F" w:rsidRDefault="001C4A6F">
      <w:pPr>
        <w:pBdr>
          <w:top w:val="nil"/>
          <w:left w:val="nil"/>
          <w:bottom w:val="nil"/>
          <w:right w:val="nil"/>
          <w:between w:val="nil"/>
        </w:pBdr>
        <w:jc w:val="both"/>
        <w:rPr>
          <w:b/>
          <w:color w:val="000000"/>
        </w:rPr>
      </w:pPr>
    </w:p>
    <w:p w14:paraId="000004E5" w14:textId="77777777" w:rsidR="001C4A6F" w:rsidRDefault="00C23C04">
      <w:pPr>
        <w:pBdr>
          <w:top w:val="nil"/>
          <w:left w:val="nil"/>
          <w:bottom w:val="nil"/>
          <w:right w:val="nil"/>
          <w:between w:val="nil"/>
        </w:pBdr>
        <w:jc w:val="both"/>
        <w:rPr>
          <w:b/>
          <w:color w:val="000000"/>
        </w:rPr>
      </w:pPr>
      <w:r>
        <w:rPr>
          <w:b/>
          <w:color w:val="000000"/>
        </w:rPr>
        <w:t>23a. Selon vous, cette section est-elle utile pour choisir son traitement ?</w:t>
      </w:r>
    </w:p>
    <w:p w14:paraId="000004E6" w14:textId="77777777" w:rsidR="001C4A6F" w:rsidRDefault="001C4A6F">
      <w:pPr>
        <w:pBdr>
          <w:top w:val="nil"/>
          <w:left w:val="nil"/>
          <w:bottom w:val="nil"/>
          <w:right w:val="nil"/>
          <w:between w:val="nil"/>
        </w:pBdr>
        <w:jc w:val="both"/>
        <w:rPr>
          <w:b/>
          <w:color w:val="000000"/>
        </w:rPr>
      </w:pPr>
    </w:p>
    <w:tbl>
      <w:tblPr>
        <w:tblStyle w:val="afff5"/>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22D2521A" w14:textId="77777777">
        <w:tc>
          <w:tcPr>
            <w:tcW w:w="1431" w:type="dxa"/>
          </w:tcPr>
          <w:p w14:paraId="000004E7"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4E8"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4E9"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4EA"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4EB"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4EC"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4ED"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4EE"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4EF"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4F0"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4F1"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4F2"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4F3"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4F4"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4F5"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4F6" w14:textId="77777777" w:rsidR="001C4A6F" w:rsidRDefault="001C4A6F">
      <w:pPr>
        <w:pBdr>
          <w:top w:val="nil"/>
          <w:left w:val="nil"/>
          <w:bottom w:val="nil"/>
          <w:right w:val="nil"/>
          <w:between w:val="nil"/>
        </w:pBdr>
        <w:jc w:val="both"/>
        <w:rPr>
          <w:b/>
          <w:color w:val="000000"/>
        </w:rPr>
      </w:pPr>
    </w:p>
    <w:p w14:paraId="000004F7" w14:textId="77777777" w:rsidR="001C4A6F" w:rsidRDefault="00C23C04">
      <w:pPr>
        <w:pBdr>
          <w:top w:val="nil"/>
          <w:left w:val="nil"/>
          <w:bottom w:val="nil"/>
          <w:right w:val="nil"/>
          <w:between w:val="nil"/>
        </w:pBdr>
        <w:jc w:val="both"/>
        <w:rPr>
          <w:b/>
          <w:color w:val="000000"/>
        </w:rPr>
      </w:pPr>
      <w:r>
        <w:rPr>
          <w:b/>
          <w:color w:val="000000"/>
        </w:rPr>
        <w:t xml:space="preserve">23b. Selon vous, y </w:t>
      </w:r>
      <w:proofErr w:type="spellStart"/>
      <w:r>
        <w:rPr>
          <w:b/>
          <w:color w:val="000000"/>
        </w:rPr>
        <w:t>a-t-il</w:t>
      </w:r>
      <w:proofErr w:type="spellEnd"/>
      <w:r>
        <w:rPr>
          <w:b/>
          <w:color w:val="000000"/>
        </w:rPr>
        <w:t xml:space="preserve"> des choses à modifier concernant le texte ou la présentation de cette section ?</w:t>
      </w:r>
    </w:p>
    <w:p w14:paraId="000004F8"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F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4FA" w14:textId="77777777" w:rsidR="001C4A6F" w:rsidRDefault="001C4A6F">
      <w:pPr>
        <w:pBdr>
          <w:top w:val="nil"/>
          <w:left w:val="nil"/>
          <w:bottom w:val="nil"/>
          <w:right w:val="nil"/>
          <w:between w:val="nil"/>
        </w:pBdr>
        <w:jc w:val="both"/>
        <w:rPr>
          <w:b/>
          <w:color w:val="000000"/>
        </w:rPr>
      </w:pPr>
    </w:p>
    <w:p w14:paraId="000004FB" w14:textId="77777777" w:rsidR="001C4A6F" w:rsidRDefault="001C4A6F">
      <w:pPr>
        <w:pBdr>
          <w:top w:val="nil"/>
          <w:left w:val="nil"/>
          <w:bottom w:val="nil"/>
          <w:right w:val="nil"/>
          <w:between w:val="nil"/>
        </w:pBdr>
        <w:jc w:val="center"/>
        <w:rPr>
          <w:b/>
          <w:color w:val="000000"/>
        </w:rPr>
      </w:pPr>
    </w:p>
    <w:p w14:paraId="000004FC"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53"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4FD"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622710" cy="1748957"/>
            <wp:effectExtent l="0" t="0" r="0" b="0"/>
            <wp:docPr id="5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40"/>
                    <a:srcRect/>
                    <a:stretch>
                      <a:fillRect/>
                    </a:stretch>
                  </pic:blipFill>
                  <pic:spPr>
                    <a:xfrm>
                      <a:off x="0" y="0"/>
                      <a:ext cx="5622710" cy="1748957"/>
                    </a:xfrm>
                    <a:prstGeom prst="rect">
                      <a:avLst/>
                    </a:prstGeom>
                    <a:ln/>
                  </pic:spPr>
                </pic:pic>
              </a:graphicData>
            </a:graphic>
          </wp:inline>
        </w:drawing>
      </w:r>
    </w:p>
    <w:p w14:paraId="000004FE" w14:textId="77777777" w:rsidR="001C4A6F" w:rsidRDefault="001C4A6F">
      <w:pPr>
        <w:pBdr>
          <w:top w:val="nil"/>
          <w:left w:val="nil"/>
          <w:bottom w:val="nil"/>
          <w:right w:val="nil"/>
          <w:between w:val="nil"/>
        </w:pBdr>
        <w:jc w:val="both"/>
        <w:rPr>
          <w:b/>
          <w:color w:val="000000"/>
        </w:rPr>
      </w:pPr>
    </w:p>
    <w:p w14:paraId="000004FF" w14:textId="77777777" w:rsidR="001C4A6F" w:rsidRDefault="00C23C04">
      <w:pPr>
        <w:pBdr>
          <w:top w:val="nil"/>
          <w:left w:val="nil"/>
          <w:bottom w:val="nil"/>
          <w:right w:val="nil"/>
          <w:between w:val="nil"/>
        </w:pBdr>
        <w:jc w:val="both"/>
        <w:rPr>
          <w:b/>
          <w:color w:val="000000"/>
        </w:rPr>
      </w:pPr>
      <w:r>
        <w:rPr>
          <w:b/>
          <w:color w:val="000000"/>
        </w:rPr>
        <w:t>24a. Selon vous, cette section est-elle utile pour choisir son traitement ?</w:t>
      </w:r>
    </w:p>
    <w:p w14:paraId="00000500" w14:textId="77777777" w:rsidR="001C4A6F" w:rsidRDefault="001C4A6F">
      <w:pPr>
        <w:pBdr>
          <w:top w:val="nil"/>
          <w:left w:val="nil"/>
          <w:bottom w:val="nil"/>
          <w:right w:val="nil"/>
          <w:between w:val="nil"/>
        </w:pBdr>
        <w:jc w:val="both"/>
        <w:rPr>
          <w:b/>
          <w:color w:val="000000"/>
        </w:rPr>
      </w:pPr>
    </w:p>
    <w:tbl>
      <w:tblPr>
        <w:tblStyle w:val="afff6"/>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79A46265" w14:textId="77777777">
        <w:tc>
          <w:tcPr>
            <w:tcW w:w="1431" w:type="dxa"/>
          </w:tcPr>
          <w:p w14:paraId="00000501"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502"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503"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504"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505"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506"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507"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508"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509"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50A"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50B"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50C"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50D"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50E"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50F"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510" w14:textId="77777777" w:rsidR="001C4A6F" w:rsidRDefault="001C4A6F">
      <w:pPr>
        <w:pBdr>
          <w:top w:val="nil"/>
          <w:left w:val="nil"/>
          <w:bottom w:val="nil"/>
          <w:right w:val="nil"/>
          <w:between w:val="nil"/>
        </w:pBdr>
        <w:jc w:val="both"/>
        <w:rPr>
          <w:b/>
          <w:color w:val="000000"/>
        </w:rPr>
      </w:pPr>
    </w:p>
    <w:p w14:paraId="00000511" w14:textId="77777777" w:rsidR="001C4A6F" w:rsidRDefault="00C23C04">
      <w:pPr>
        <w:pBdr>
          <w:top w:val="nil"/>
          <w:left w:val="nil"/>
          <w:bottom w:val="nil"/>
          <w:right w:val="nil"/>
          <w:between w:val="nil"/>
        </w:pBdr>
        <w:jc w:val="both"/>
        <w:rPr>
          <w:b/>
          <w:color w:val="000000"/>
        </w:rPr>
      </w:pPr>
      <w:r>
        <w:rPr>
          <w:b/>
          <w:color w:val="000000"/>
        </w:rPr>
        <w:t xml:space="preserve">24b. Selon vous, y </w:t>
      </w:r>
      <w:proofErr w:type="spellStart"/>
      <w:r>
        <w:rPr>
          <w:b/>
          <w:color w:val="000000"/>
        </w:rPr>
        <w:t>a-t-il</w:t>
      </w:r>
      <w:proofErr w:type="spellEnd"/>
      <w:r>
        <w:rPr>
          <w:b/>
          <w:color w:val="000000"/>
        </w:rPr>
        <w:t xml:space="preserve"> des choses à modifier concernant le texte ou la présentation de cette section ?</w:t>
      </w:r>
    </w:p>
    <w:p w14:paraId="00000512"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13"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14"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15" w14:textId="77777777" w:rsidR="001C4A6F" w:rsidRDefault="001C4A6F">
      <w:pPr>
        <w:pBdr>
          <w:top w:val="nil"/>
          <w:left w:val="nil"/>
          <w:bottom w:val="nil"/>
          <w:right w:val="nil"/>
          <w:between w:val="nil"/>
        </w:pBdr>
        <w:jc w:val="both"/>
        <w:rPr>
          <w:b/>
          <w:color w:val="000000"/>
        </w:rPr>
      </w:pPr>
    </w:p>
    <w:p w14:paraId="00000516"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5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517"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592486" cy="1731536"/>
            <wp:effectExtent l="0" t="0" r="0" b="0"/>
            <wp:docPr id="56"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41"/>
                    <a:srcRect/>
                    <a:stretch>
                      <a:fillRect/>
                    </a:stretch>
                  </pic:blipFill>
                  <pic:spPr>
                    <a:xfrm>
                      <a:off x="0" y="0"/>
                      <a:ext cx="5592486" cy="1731536"/>
                    </a:xfrm>
                    <a:prstGeom prst="rect">
                      <a:avLst/>
                    </a:prstGeom>
                    <a:ln/>
                  </pic:spPr>
                </pic:pic>
              </a:graphicData>
            </a:graphic>
          </wp:inline>
        </w:drawing>
      </w:r>
    </w:p>
    <w:p w14:paraId="00000518" w14:textId="77777777" w:rsidR="001C4A6F" w:rsidRDefault="001C4A6F">
      <w:pPr>
        <w:pBdr>
          <w:top w:val="nil"/>
          <w:left w:val="nil"/>
          <w:bottom w:val="nil"/>
          <w:right w:val="nil"/>
          <w:between w:val="nil"/>
        </w:pBdr>
        <w:jc w:val="both"/>
        <w:rPr>
          <w:b/>
          <w:color w:val="000000"/>
        </w:rPr>
      </w:pPr>
    </w:p>
    <w:p w14:paraId="00000519" w14:textId="77777777" w:rsidR="001C4A6F" w:rsidRDefault="00C23C04">
      <w:pPr>
        <w:pBdr>
          <w:top w:val="nil"/>
          <w:left w:val="nil"/>
          <w:bottom w:val="nil"/>
          <w:right w:val="nil"/>
          <w:between w:val="nil"/>
        </w:pBdr>
        <w:jc w:val="both"/>
        <w:rPr>
          <w:b/>
          <w:color w:val="000000"/>
        </w:rPr>
      </w:pPr>
      <w:r>
        <w:rPr>
          <w:b/>
          <w:color w:val="000000"/>
        </w:rPr>
        <w:t>25a. Selon vous, cette section est-elle utile pour choisir son traitement ?</w:t>
      </w:r>
    </w:p>
    <w:p w14:paraId="0000051A" w14:textId="77777777" w:rsidR="001C4A6F" w:rsidRDefault="001C4A6F">
      <w:pPr>
        <w:pBdr>
          <w:top w:val="nil"/>
          <w:left w:val="nil"/>
          <w:bottom w:val="nil"/>
          <w:right w:val="nil"/>
          <w:between w:val="nil"/>
        </w:pBdr>
        <w:jc w:val="both"/>
        <w:rPr>
          <w:b/>
          <w:color w:val="000000"/>
        </w:rPr>
      </w:pPr>
    </w:p>
    <w:tbl>
      <w:tblPr>
        <w:tblStyle w:val="afff7"/>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325FAA50" w14:textId="77777777">
        <w:tc>
          <w:tcPr>
            <w:tcW w:w="1431" w:type="dxa"/>
          </w:tcPr>
          <w:p w14:paraId="0000051B"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51C"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51D"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51E"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51F"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520"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521"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522"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523"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524"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525"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526"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527"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528"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529"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52A" w14:textId="77777777" w:rsidR="001C4A6F" w:rsidRDefault="001C4A6F">
      <w:pPr>
        <w:pBdr>
          <w:top w:val="nil"/>
          <w:left w:val="nil"/>
          <w:bottom w:val="nil"/>
          <w:right w:val="nil"/>
          <w:between w:val="nil"/>
        </w:pBdr>
        <w:jc w:val="both"/>
        <w:rPr>
          <w:b/>
          <w:color w:val="000000"/>
        </w:rPr>
      </w:pPr>
    </w:p>
    <w:p w14:paraId="0000052B" w14:textId="77777777" w:rsidR="001C4A6F" w:rsidRDefault="00C23C04">
      <w:pPr>
        <w:pBdr>
          <w:top w:val="nil"/>
          <w:left w:val="nil"/>
          <w:bottom w:val="nil"/>
          <w:right w:val="nil"/>
          <w:between w:val="nil"/>
        </w:pBdr>
        <w:jc w:val="both"/>
        <w:rPr>
          <w:b/>
          <w:color w:val="000000"/>
        </w:rPr>
      </w:pPr>
      <w:r>
        <w:rPr>
          <w:b/>
          <w:color w:val="000000"/>
        </w:rPr>
        <w:t xml:space="preserve">25b. Selon vous, y </w:t>
      </w:r>
      <w:proofErr w:type="spellStart"/>
      <w:r>
        <w:rPr>
          <w:b/>
          <w:color w:val="000000"/>
        </w:rPr>
        <w:t>a-t-il</w:t>
      </w:r>
      <w:proofErr w:type="spellEnd"/>
      <w:r>
        <w:rPr>
          <w:b/>
          <w:color w:val="000000"/>
        </w:rPr>
        <w:t xml:space="preserve"> des choses à modifier concernant le texte ou la présentation de cette section ?</w:t>
      </w:r>
    </w:p>
    <w:p w14:paraId="0000052C"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2D"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2E" w14:textId="77777777" w:rsidR="001C4A6F" w:rsidRDefault="001C4A6F">
      <w:pPr>
        <w:pBdr>
          <w:top w:val="nil"/>
          <w:left w:val="nil"/>
          <w:bottom w:val="nil"/>
          <w:right w:val="nil"/>
          <w:between w:val="nil"/>
        </w:pBdr>
        <w:jc w:val="both"/>
        <w:rPr>
          <w:b/>
          <w:color w:val="000000"/>
        </w:rPr>
      </w:pPr>
    </w:p>
    <w:p w14:paraId="0000052F" w14:textId="77777777" w:rsidR="001C4A6F" w:rsidRDefault="001C4A6F">
      <w:pPr>
        <w:pBdr>
          <w:top w:val="nil"/>
          <w:left w:val="nil"/>
          <w:bottom w:val="nil"/>
          <w:right w:val="nil"/>
          <w:between w:val="nil"/>
        </w:pBdr>
        <w:jc w:val="center"/>
        <w:rPr>
          <w:b/>
          <w:color w:val="000000"/>
        </w:rPr>
      </w:pPr>
    </w:p>
    <w:p w14:paraId="00000530" w14:textId="77777777" w:rsidR="001C4A6F" w:rsidRDefault="00C23C04">
      <w:pPr>
        <w:pBdr>
          <w:top w:val="nil"/>
          <w:left w:val="nil"/>
          <w:bottom w:val="nil"/>
          <w:right w:val="nil"/>
          <w:between w:val="nil"/>
        </w:pBdr>
        <w:jc w:val="center"/>
        <w:rPr>
          <w:b/>
          <w:color w:val="000000"/>
        </w:rPr>
      </w:pPr>
      <w:r>
        <w:rPr>
          <w:noProof/>
          <w:color w:val="000000"/>
        </w:rPr>
        <w:drawing>
          <wp:inline distT="0" distB="0" distL="0" distR="0">
            <wp:extent cx="5726597" cy="586906"/>
            <wp:effectExtent l="0" t="0" r="0" b="0"/>
            <wp:docPr id="4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8"/>
                    <a:srcRect/>
                    <a:stretch>
                      <a:fillRect/>
                    </a:stretch>
                  </pic:blipFill>
                  <pic:spPr>
                    <a:xfrm>
                      <a:off x="0" y="0"/>
                      <a:ext cx="5726597" cy="586906"/>
                    </a:xfrm>
                    <a:prstGeom prst="rect">
                      <a:avLst/>
                    </a:prstGeom>
                    <a:ln/>
                  </pic:spPr>
                </pic:pic>
              </a:graphicData>
            </a:graphic>
          </wp:inline>
        </w:drawing>
      </w:r>
    </w:p>
    <w:p w14:paraId="00000531" w14:textId="77777777" w:rsidR="001C4A6F" w:rsidRDefault="00C23C04">
      <w:pPr>
        <w:pBdr>
          <w:top w:val="nil"/>
          <w:left w:val="nil"/>
          <w:bottom w:val="nil"/>
          <w:right w:val="nil"/>
          <w:between w:val="nil"/>
        </w:pBdr>
        <w:jc w:val="center"/>
        <w:rPr>
          <w:b/>
          <w:color w:val="000000"/>
        </w:rPr>
      </w:pPr>
      <w:r>
        <w:rPr>
          <w:b/>
          <w:noProof/>
          <w:color w:val="000000"/>
        </w:rPr>
        <w:drawing>
          <wp:inline distT="0" distB="0" distL="0" distR="0">
            <wp:extent cx="5586528" cy="1700114"/>
            <wp:effectExtent l="0" t="0" r="0" b="0"/>
            <wp:docPr id="4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42"/>
                    <a:srcRect/>
                    <a:stretch>
                      <a:fillRect/>
                    </a:stretch>
                  </pic:blipFill>
                  <pic:spPr>
                    <a:xfrm>
                      <a:off x="0" y="0"/>
                      <a:ext cx="5586528" cy="1700114"/>
                    </a:xfrm>
                    <a:prstGeom prst="rect">
                      <a:avLst/>
                    </a:prstGeom>
                    <a:ln/>
                  </pic:spPr>
                </pic:pic>
              </a:graphicData>
            </a:graphic>
          </wp:inline>
        </w:drawing>
      </w:r>
    </w:p>
    <w:p w14:paraId="00000532" w14:textId="77777777" w:rsidR="001C4A6F" w:rsidRDefault="001C4A6F">
      <w:pPr>
        <w:pBdr>
          <w:top w:val="nil"/>
          <w:left w:val="nil"/>
          <w:bottom w:val="nil"/>
          <w:right w:val="nil"/>
          <w:between w:val="nil"/>
        </w:pBdr>
        <w:jc w:val="both"/>
        <w:rPr>
          <w:b/>
          <w:color w:val="000000"/>
        </w:rPr>
      </w:pPr>
    </w:p>
    <w:p w14:paraId="00000533" w14:textId="77777777" w:rsidR="001C4A6F" w:rsidRDefault="00C23C04">
      <w:pPr>
        <w:pBdr>
          <w:top w:val="nil"/>
          <w:left w:val="nil"/>
          <w:bottom w:val="nil"/>
          <w:right w:val="nil"/>
          <w:between w:val="nil"/>
        </w:pBdr>
        <w:jc w:val="both"/>
        <w:rPr>
          <w:b/>
          <w:color w:val="000000"/>
        </w:rPr>
      </w:pPr>
      <w:r>
        <w:rPr>
          <w:b/>
          <w:color w:val="000000"/>
        </w:rPr>
        <w:t>26a. Selon vous, cette section est-elle utile pour choisir son traitement ?</w:t>
      </w:r>
    </w:p>
    <w:p w14:paraId="00000534" w14:textId="77777777" w:rsidR="001C4A6F" w:rsidRDefault="001C4A6F">
      <w:pPr>
        <w:pBdr>
          <w:top w:val="nil"/>
          <w:left w:val="nil"/>
          <w:bottom w:val="nil"/>
          <w:right w:val="nil"/>
          <w:between w:val="nil"/>
        </w:pBdr>
        <w:jc w:val="both"/>
        <w:rPr>
          <w:b/>
          <w:color w:val="000000"/>
        </w:rPr>
      </w:pPr>
    </w:p>
    <w:tbl>
      <w:tblPr>
        <w:tblStyle w:val="afff8"/>
        <w:tblW w:w="679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644"/>
      </w:tblGrid>
      <w:tr w:rsidR="001C4A6F" w14:paraId="1B158F03" w14:textId="77777777">
        <w:tc>
          <w:tcPr>
            <w:tcW w:w="1431" w:type="dxa"/>
          </w:tcPr>
          <w:p w14:paraId="00000535"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p w14:paraId="00000536" w14:textId="77777777" w:rsidR="001C4A6F" w:rsidRDefault="00C23C04">
            <w:pPr>
              <w:pBdr>
                <w:top w:val="nil"/>
                <w:left w:val="nil"/>
                <w:bottom w:val="nil"/>
                <w:right w:val="nil"/>
                <w:between w:val="nil"/>
              </w:pBdr>
              <w:jc w:val="center"/>
              <w:rPr>
                <w:b/>
                <w:color w:val="000000"/>
              </w:rPr>
            </w:pPr>
            <w:r>
              <w:rPr>
                <w:color w:val="000000"/>
                <w:sz w:val="24"/>
                <w:szCs w:val="24"/>
              </w:rPr>
              <w:t>utile</w:t>
            </w:r>
          </w:p>
        </w:tc>
        <w:tc>
          <w:tcPr>
            <w:tcW w:w="328" w:type="dxa"/>
          </w:tcPr>
          <w:p w14:paraId="00000537"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538"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539"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53A"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53B"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53C"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53D"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53E"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53F"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540"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541" w14:textId="77777777" w:rsidR="001C4A6F" w:rsidRDefault="00C23C04">
            <w:pPr>
              <w:pBdr>
                <w:top w:val="nil"/>
                <w:left w:val="nil"/>
                <w:bottom w:val="nil"/>
                <w:right w:val="nil"/>
                <w:between w:val="nil"/>
              </w:pBdr>
              <w:jc w:val="center"/>
              <w:rPr>
                <w:b/>
                <w:color w:val="000000"/>
              </w:rPr>
            </w:pPr>
            <w:r>
              <w:rPr>
                <w:b/>
                <w:color w:val="000000"/>
              </w:rPr>
              <w:t>10</w:t>
            </w:r>
          </w:p>
        </w:tc>
        <w:tc>
          <w:tcPr>
            <w:tcW w:w="1644" w:type="dxa"/>
          </w:tcPr>
          <w:p w14:paraId="00000542" w14:textId="77777777" w:rsidR="001C4A6F" w:rsidRDefault="00C23C04">
            <w:pPr>
              <w:pBdr>
                <w:top w:val="nil"/>
                <w:left w:val="nil"/>
                <w:bottom w:val="nil"/>
                <w:right w:val="nil"/>
                <w:between w:val="nil"/>
              </w:pBdr>
              <w:jc w:val="center"/>
              <w:rPr>
                <w:color w:val="000000"/>
                <w:sz w:val="24"/>
                <w:szCs w:val="24"/>
              </w:rPr>
            </w:pPr>
            <w:r>
              <w:rPr>
                <w:color w:val="000000"/>
                <w:sz w:val="24"/>
                <w:szCs w:val="24"/>
              </w:rPr>
              <w:t>Extrêmement</w:t>
            </w:r>
          </w:p>
          <w:p w14:paraId="00000543" w14:textId="77777777" w:rsidR="001C4A6F" w:rsidRDefault="00C23C04">
            <w:pPr>
              <w:pBdr>
                <w:top w:val="nil"/>
                <w:left w:val="nil"/>
                <w:bottom w:val="nil"/>
                <w:right w:val="nil"/>
                <w:between w:val="nil"/>
              </w:pBdr>
              <w:jc w:val="center"/>
              <w:rPr>
                <w:b/>
                <w:color w:val="000000"/>
              </w:rPr>
            </w:pPr>
            <w:r>
              <w:rPr>
                <w:color w:val="000000"/>
                <w:sz w:val="24"/>
                <w:szCs w:val="24"/>
              </w:rPr>
              <w:t>utile</w:t>
            </w:r>
          </w:p>
        </w:tc>
      </w:tr>
    </w:tbl>
    <w:p w14:paraId="00000544" w14:textId="77777777" w:rsidR="001C4A6F" w:rsidRDefault="001C4A6F">
      <w:pPr>
        <w:pBdr>
          <w:top w:val="nil"/>
          <w:left w:val="nil"/>
          <w:bottom w:val="nil"/>
          <w:right w:val="nil"/>
          <w:between w:val="nil"/>
        </w:pBdr>
        <w:jc w:val="both"/>
        <w:rPr>
          <w:b/>
          <w:color w:val="000000"/>
        </w:rPr>
      </w:pPr>
    </w:p>
    <w:p w14:paraId="00000545" w14:textId="77777777" w:rsidR="001C4A6F" w:rsidRDefault="00C23C04">
      <w:pPr>
        <w:pBdr>
          <w:top w:val="nil"/>
          <w:left w:val="nil"/>
          <w:bottom w:val="nil"/>
          <w:right w:val="nil"/>
          <w:between w:val="nil"/>
        </w:pBdr>
        <w:jc w:val="both"/>
        <w:rPr>
          <w:b/>
          <w:color w:val="000000"/>
        </w:rPr>
      </w:pPr>
      <w:r>
        <w:rPr>
          <w:b/>
          <w:color w:val="000000"/>
        </w:rPr>
        <w:t xml:space="preserve">26b. Selon vous, y </w:t>
      </w:r>
      <w:proofErr w:type="spellStart"/>
      <w:r>
        <w:rPr>
          <w:b/>
          <w:color w:val="000000"/>
        </w:rPr>
        <w:t>a-t-il</w:t>
      </w:r>
      <w:proofErr w:type="spellEnd"/>
      <w:r>
        <w:rPr>
          <w:b/>
          <w:color w:val="000000"/>
        </w:rPr>
        <w:t xml:space="preserve"> des choses à modifier concernant le texte ou la présentation de cette section ?</w:t>
      </w:r>
    </w:p>
    <w:p w14:paraId="0000054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4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48"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49" w14:textId="77777777" w:rsidR="001C4A6F" w:rsidRDefault="001C4A6F">
      <w:pPr>
        <w:pBdr>
          <w:top w:val="nil"/>
          <w:left w:val="nil"/>
          <w:bottom w:val="nil"/>
          <w:right w:val="nil"/>
          <w:between w:val="nil"/>
        </w:pBdr>
        <w:jc w:val="both"/>
        <w:rPr>
          <w:b/>
          <w:color w:val="000000"/>
        </w:rPr>
      </w:pPr>
    </w:p>
    <w:p w14:paraId="0000054A" w14:textId="77777777" w:rsidR="001C4A6F" w:rsidRDefault="00C23C04">
      <w:pPr>
        <w:pBdr>
          <w:top w:val="nil"/>
          <w:left w:val="nil"/>
          <w:bottom w:val="nil"/>
          <w:right w:val="nil"/>
          <w:between w:val="nil"/>
        </w:pBdr>
        <w:rPr>
          <w:b/>
          <w:color w:val="000000"/>
        </w:rPr>
      </w:pPr>
      <w:r>
        <w:br w:type="page"/>
      </w:r>
    </w:p>
    <w:p w14:paraId="0000054B" w14:textId="77777777" w:rsidR="001C4A6F" w:rsidRDefault="00C23C04">
      <w:pPr>
        <w:pBdr>
          <w:top w:val="nil"/>
          <w:left w:val="nil"/>
          <w:bottom w:val="nil"/>
          <w:right w:val="nil"/>
          <w:between w:val="nil"/>
        </w:pBdr>
        <w:shd w:val="clear" w:color="auto" w:fill="C6D9F1"/>
        <w:jc w:val="both"/>
        <w:rPr>
          <w:b/>
          <w:smallCaps/>
          <w:color w:val="000000"/>
        </w:rPr>
      </w:pPr>
      <w:r>
        <w:rPr>
          <w:b/>
          <w:smallCaps/>
          <w:color w:val="000000"/>
        </w:rPr>
        <w:lastRenderedPageBreak/>
        <w:t>PARTIE 4. EVALUATION GLOBALE DE L’OUTIL D’AIDE À LA DÉCISION</w:t>
      </w:r>
    </w:p>
    <w:p w14:paraId="0000054C" w14:textId="77777777" w:rsidR="001C4A6F" w:rsidRDefault="001C4A6F">
      <w:pPr>
        <w:pBdr>
          <w:top w:val="nil"/>
          <w:left w:val="nil"/>
          <w:bottom w:val="nil"/>
          <w:right w:val="nil"/>
          <w:between w:val="nil"/>
        </w:pBdr>
        <w:jc w:val="both"/>
        <w:rPr>
          <w:b/>
          <w:color w:val="000000"/>
        </w:rPr>
      </w:pPr>
    </w:p>
    <w:p w14:paraId="0000054D" w14:textId="77777777" w:rsidR="001C4A6F" w:rsidRDefault="00C23C04">
      <w:pPr>
        <w:pBdr>
          <w:top w:val="nil"/>
          <w:left w:val="nil"/>
          <w:bottom w:val="nil"/>
          <w:right w:val="nil"/>
          <w:between w:val="nil"/>
        </w:pBdr>
        <w:shd w:val="clear" w:color="auto" w:fill="C6D9F1"/>
        <w:jc w:val="both"/>
        <w:rPr>
          <w:color w:val="000000"/>
        </w:rPr>
      </w:pPr>
      <w:r>
        <w:rPr>
          <w:color w:val="000000"/>
        </w:rPr>
        <w:t>Merci de nous avoir donné votre avis sur les différentes sections de cet outil d’aide à la décision. Vous pouvez maintenant l’afficher dans son intégralité en cliquant sur ce bouton et nous donner votre avis plus général sur la brochure.</w:t>
      </w:r>
    </w:p>
    <w:p w14:paraId="0000054E" w14:textId="77777777" w:rsidR="001C4A6F" w:rsidRDefault="001C4A6F">
      <w:pPr>
        <w:pBdr>
          <w:top w:val="nil"/>
          <w:left w:val="nil"/>
          <w:bottom w:val="nil"/>
          <w:right w:val="nil"/>
          <w:between w:val="nil"/>
        </w:pBdr>
        <w:shd w:val="clear" w:color="auto" w:fill="C6D9F1"/>
        <w:jc w:val="both"/>
        <w:rPr>
          <w:color w:val="000000"/>
        </w:rPr>
      </w:pPr>
    </w:p>
    <w:p w14:paraId="0000054F" w14:textId="77777777" w:rsidR="001C4A6F" w:rsidRDefault="001C4A6F">
      <w:pPr>
        <w:pBdr>
          <w:top w:val="nil"/>
          <w:left w:val="nil"/>
          <w:bottom w:val="nil"/>
          <w:right w:val="nil"/>
          <w:between w:val="nil"/>
        </w:pBdr>
        <w:jc w:val="both"/>
        <w:rPr>
          <w:b/>
          <w:color w:val="000000"/>
        </w:rPr>
      </w:pPr>
    </w:p>
    <w:p w14:paraId="00000550" w14:textId="77777777" w:rsidR="001C4A6F" w:rsidRDefault="00C23C04">
      <w:pPr>
        <w:pBdr>
          <w:top w:val="nil"/>
          <w:left w:val="nil"/>
          <w:bottom w:val="nil"/>
          <w:right w:val="nil"/>
          <w:between w:val="nil"/>
        </w:pBdr>
        <w:jc w:val="both"/>
        <w:rPr>
          <w:b/>
          <w:color w:val="000000"/>
        </w:rPr>
      </w:pPr>
      <w:r>
        <w:rPr>
          <w:b/>
          <w:color w:val="000000"/>
        </w:rPr>
        <w:t>27. Selon vous, quelles sont les deux sections les plus importantes parmi celles présentées dans la brochure ? Pourquoi ?</w:t>
      </w:r>
    </w:p>
    <w:p w14:paraId="00000551"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52"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53" w14:textId="77777777" w:rsidR="001C4A6F" w:rsidRDefault="001C4A6F">
      <w:pPr>
        <w:pBdr>
          <w:top w:val="nil"/>
          <w:left w:val="nil"/>
          <w:bottom w:val="nil"/>
          <w:right w:val="nil"/>
          <w:between w:val="nil"/>
        </w:pBdr>
        <w:jc w:val="both"/>
        <w:rPr>
          <w:b/>
          <w:color w:val="000000"/>
        </w:rPr>
      </w:pPr>
    </w:p>
    <w:p w14:paraId="00000554" w14:textId="77777777" w:rsidR="001C4A6F" w:rsidRDefault="00C23C04">
      <w:pPr>
        <w:pBdr>
          <w:top w:val="nil"/>
          <w:left w:val="nil"/>
          <w:bottom w:val="nil"/>
          <w:right w:val="nil"/>
          <w:between w:val="nil"/>
        </w:pBdr>
        <w:jc w:val="both"/>
        <w:rPr>
          <w:b/>
          <w:color w:val="000000"/>
        </w:rPr>
      </w:pPr>
      <w:r>
        <w:rPr>
          <w:b/>
          <w:color w:val="000000"/>
        </w:rPr>
        <w:t>28. Selon vous, quelles sont les deux sections les moins importantes parmi celles présentées dans la brochure ? Pourquoi ?</w:t>
      </w:r>
    </w:p>
    <w:p w14:paraId="0000055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5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57" w14:textId="77777777" w:rsidR="001C4A6F" w:rsidRDefault="001C4A6F">
      <w:pPr>
        <w:pBdr>
          <w:top w:val="nil"/>
          <w:left w:val="nil"/>
          <w:bottom w:val="nil"/>
          <w:right w:val="nil"/>
          <w:between w:val="nil"/>
        </w:pBdr>
        <w:jc w:val="both"/>
        <w:rPr>
          <w:b/>
          <w:color w:val="000000"/>
        </w:rPr>
      </w:pPr>
    </w:p>
    <w:p w14:paraId="00000558" w14:textId="77777777" w:rsidR="001C4A6F" w:rsidRDefault="00C23C04">
      <w:pPr>
        <w:pBdr>
          <w:top w:val="nil"/>
          <w:left w:val="nil"/>
          <w:bottom w:val="nil"/>
          <w:right w:val="nil"/>
          <w:between w:val="nil"/>
        </w:pBdr>
        <w:jc w:val="both"/>
        <w:rPr>
          <w:b/>
          <w:color w:val="000000"/>
        </w:rPr>
      </w:pPr>
      <w:r>
        <w:rPr>
          <w:b/>
          <w:color w:val="000000"/>
        </w:rPr>
        <w:t xml:space="preserve">29. Selon vous, y </w:t>
      </w:r>
      <w:proofErr w:type="spellStart"/>
      <w:r>
        <w:rPr>
          <w:b/>
          <w:color w:val="000000"/>
        </w:rPr>
        <w:t>a-t-il</w:t>
      </w:r>
      <w:proofErr w:type="spellEnd"/>
      <w:r>
        <w:rPr>
          <w:b/>
          <w:color w:val="000000"/>
        </w:rPr>
        <w:t xml:space="preserve"> des informations importantes qui ne sont pas présentes dans la brochure ? Lesquelles ?</w:t>
      </w:r>
    </w:p>
    <w:p w14:paraId="0000055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5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5B" w14:textId="77777777" w:rsidR="001C4A6F" w:rsidRDefault="001C4A6F">
      <w:pPr>
        <w:pBdr>
          <w:top w:val="nil"/>
          <w:left w:val="nil"/>
          <w:bottom w:val="nil"/>
          <w:right w:val="nil"/>
          <w:between w:val="nil"/>
        </w:pBdr>
        <w:rPr>
          <w:rFonts w:ascii="Times New Roman" w:eastAsia="Times New Roman" w:hAnsi="Times New Roman" w:cs="Times New Roman"/>
          <w:i/>
          <w:color w:val="000000"/>
          <w:sz w:val="24"/>
          <w:szCs w:val="24"/>
        </w:rPr>
      </w:pPr>
    </w:p>
    <w:p w14:paraId="0000055C" w14:textId="77777777" w:rsidR="001C4A6F" w:rsidRDefault="00C23C04">
      <w:pPr>
        <w:pBdr>
          <w:top w:val="nil"/>
          <w:left w:val="nil"/>
          <w:bottom w:val="nil"/>
          <w:right w:val="nil"/>
          <w:between w:val="nil"/>
        </w:pBdr>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30. Recommanderiez-vous ou non l’utilisation de cette brochure à une patiente pour prendre une décision sur le choix de traitement en collaboration avec le médecin ?</w:t>
      </w:r>
    </w:p>
    <w:p w14:paraId="0000055D" w14:textId="77777777" w:rsidR="001C4A6F" w:rsidRDefault="00C23C04">
      <w:pPr>
        <w:pBdr>
          <w:top w:val="nil"/>
          <w:left w:val="nil"/>
          <w:bottom w:val="nil"/>
          <w:right w:val="nil"/>
          <w:between w:val="nil"/>
        </w:pBdr>
        <w:jc w:val="both"/>
        <w:rPr>
          <w:rFonts w:ascii="Times New Roman" w:eastAsia="Times New Roman" w:hAnsi="Times New Roman" w:cs="Times New Roman"/>
          <w:i/>
          <w:color w:val="000000"/>
          <w:sz w:val="22"/>
          <w:szCs w:val="22"/>
        </w:rPr>
      </w:pPr>
      <w:r>
        <w:rPr>
          <w:rFonts w:ascii="Times New Roman" w:eastAsia="Times New Roman" w:hAnsi="Times New Roman" w:cs="Times New Roman"/>
          <w:i/>
          <w:color w:val="000000"/>
          <w:sz w:val="22"/>
          <w:szCs w:val="22"/>
        </w:rPr>
        <w:t xml:space="preserve">Donnez une note de 0 à 10. La note 0 si vous ne recommanderiez pas du tout l’utilisation de cette brochure, la note 10 si vous recommanderiez absolument l’utilisation de cette brochure. Les notes intermédiaires servant à nuancer votre jugement </w:t>
      </w:r>
    </w:p>
    <w:p w14:paraId="0000055E" w14:textId="77777777" w:rsidR="001C4A6F" w:rsidRDefault="001C4A6F">
      <w:pPr>
        <w:pBdr>
          <w:top w:val="nil"/>
          <w:left w:val="nil"/>
          <w:bottom w:val="nil"/>
          <w:right w:val="nil"/>
          <w:between w:val="nil"/>
        </w:pBdr>
        <w:jc w:val="both"/>
        <w:rPr>
          <w:b/>
          <w:color w:val="000000"/>
        </w:rPr>
      </w:pPr>
    </w:p>
    <w:tbl>
      <w:tblPr>
        <w:tblStyle w:val="afff9"/>
        <w:tblW w:w="6634" w:type="dxa"/>
        <w:tblInd w:w="0" w:type="dxa"/>
        <w:tblBorders>
          <w:top w:val="nil"/>
          <w:left w:val="nil"/>
          <w:bottom w:val="nil"/>
          <w:right w:val="nil"/>
          <w:insideH w:val="nil"/>
          <w:insideV w:val="nil"/>
        </w:tblBorders>
        <w:tblLayout w:type="fixed"/>
        <w:tblLook w:val="0400" w:firstRow="0" w:lastRow="0" w:firstColumn="0" w:lastColumn="0" w:noHBand="0" w:noVBand="1"/>
      </w:tblPr>
      <w:tblGrid>
        <w:gridCol w:w="1431"/>
        <w:gridCol w:w="328"/>
        <w:gridCol w:w="328"/>
        <w:gridCol w:w="328"/>
        <w:gridCol w:w="328"/>
        <w:gridCol w:w="328"/>
        <w:gridCol w:w="328"/>
        <w:gridCol w:w="328"/>
        <w:gridCol w:w="328"/>
        <w:gridCol w:w="328"/>
        <w:gridCol w:w="328"/>
        <w:gridCol w:w="439"/>
        <w:gridCol w:w="1484"/>
      </w:tblGrid>
      <w:tr w:rsidR="001C4A6F" w14:paraId="251C38AA" w14:textId="77777777">
        <w:tc>
          <w:tcPr>
            <w:tcW w:w="1431" w:type="dxa"/>
          </w:tcPr>
          <w:p w14:paraId="0000055F" w14:textId="77777777" w:rsidR="001C4A6F" w:rsidRDefault="00C23C04">
            <w:pPr>
              <w:pBdr>
                <w:top w:val="nil"/>
                <w:left w:val="nil"/>
                <w:bottom w:val="nil"/>
                <w:right w:val="nil"/>
                <w:between w:val="nil"/>
              </w:pBdr>
              <w:jc w:val="center"/>
              <w:rPr>
                <w:color w:val="000000"/>
                <w:sz w:val="24"/>
                <w:szCs w:val="24"/>
              </w:rPr>
            </w:pPr>
            <w:r>
              <w:rPr>
                <w:color w:val="000000"/>
                <w:sz w:val="24"/>
                <w:szCs w:val="24"/>
              </w:rPr>
              <w:t>Pas du tout</w:t>
            </w:r>
          </w:p>
        </w:tc>
        <w:tc>
          <w:tcPr>
            <w:tcW w:w="328" w:type="dxa"/>
          </w:tcPr>
          <w:p w14:paraId="00000560" w14:textId="77777777" w:rsidR="001C4A6F" w:rsidRDefault="00C23C04">
            <w:pPr>
              <w:pBdr>
                <w:top w:val="nil"/>
                <w:left w:val="nil"/>
                <w:bottom w:val="nil"/>
                <w:right w:val="nil"/>
                <w:between w:val="nil"/>
              </w:pBdr>
              <w:jc w:val="center"/>
              <w:rPr>
                <w:b/>
                <w:color w:val="000000"/>
              </w:rPr>
            </w:pPr>
            <w:r>
              <w:rPr>
                <w:b/>
                <w:color w:val="000000"/>
              </w:rPr>
              <w:t>0</w:t>
            </w:r>
          </w:p>
        </w:tc>
        <w:tc>
          <w:tcPr>
            <w:tcW w:w="328" w:type="dxa"/>
          </w:tcPr>
          <w:p w14:paraId="00000561" w14:textId="77777777" w:rsidR="001C4A6F" w:rsidRDefault="00C23C04">
            <w:pPr>
              <w:pBdr>
                <w:top w:val="nil"/>
                <w:left w:val="nil"/>
                <w:bottom w:val="nil"/>
                <w:right w:val="nil"/>
                <w:between w:val="nil"/>
              </w:pBdr>
              <w:jc w:val="center"/>
              <w:rPr>
                <w:b/>
                <w:color w:val="000000"/>
              </w:rPr>
            </w:pPr>
            <w:r>
              <w:rPr>
                <w:b/>
                <w:color w:val="000000"/>
              </w:rPr>
              <w:t>1</w:t>
            </w:r>
          </w:p>
        </w:tc>
        <w:tc>
          <w:tcPr>
            <w:tcW w:w="328" w:type="dxa"/>
          </w:tcPr>
          <w:p w14:paraId="00000562" w14:textId="77777777" w:rsidR="001C4A6F" w:rsidRDefault="00C23C04">
            <w:pPr>
              <w:pBdr>
                <w:top w:val="nil"/>
                <w:left w:val="nil"/>
                <w:bottom w:val="nil"/>
                <w:right w:val="nil"/>
                <w:between w:val="nil"/>
              </w:pBdr>
              <w:jc w:val="center"/>
              <w:rPr>
                <w:b/>
                <w:color w:val="000000"/>
              </w:rPr>
            </w:pPr>
            <w:r>
              <w:rPr>
                <w:b/>
                <w:color w:val="000000"/>
              </w:rPr>
              <w:t>2</w:t>
            </w:r>
          </w:p>
        </w:tc>
        <w:tc>
          <w:tcPr>
            <w:tcW w:w="328" w:type="dxa"/>
          </w:tcPr>
          <w:p w14:paraId="00000563" w14:textId="77777777" w:rsidR="001C4A6F" w:rsidRDefault="00C23C04">
            <w:pPr>
              <w:pBdr>
                <w:top w:val="nil"/>
                <w:left w:val="nil"/>
                <w:bottom w:val="nil"/>
                <w:right w:val="nil"/>
                <w:between w:val="nil"/>
              </w:pBdr>
              <w:jc w:val="center"/>
              <w:rPr>
                <w:b/>
                <w:color w:val="000000"/>
              </w:rPr>
            </w:pPr>
            <w:r>
              <w:rPr>
                <w:b/>
                <w:color w:val="000000"/>
              </w:rPr>
              <w:t>3</w:t>
            </w:r>
          </w:p>
        </w:tc>
        <w:tc>
          <w:tcPr>
            <w:tcW w:w="328" w:type="dxa"/>
          </w:tcPr>
          <w:p w14:paraId="00000564" w14:textId="77777777" w:rsidR="001C4A6F" w:rsidRDefault="00C23C04">
            <w:pPr>
              <w:pBdr>
                <w:top w:val="nil"/>
                <w:left w:val="nil"/>
                <w:bottom w:val="nil"/>
                <w:right w:val="nil"/>
                <w:between w:val="nil"/>
              </w:pBdr>
              <w:jc w:val="center"/>
              <w:rPr>
                <w:b/>
                <w:color w:val="000000"/>
              </w:rPr>
            </w:pPr>
            <w:r>
              <w:rPr>
                <w:b/>
                <w:color w:val="000000"/>
              </w:rPr>
              <w:t>4</w:t>
            </w:r>
          </w:p>
        </w:tc>
        <w:tc>
          <w:tcPr>
            <w:tcW w:w="328" w:type="dxa"/>
          </w:tcPr>
          <w:p w14:paraId="00000565" w14:textId="77777777" w:rsidR="001C4A6F" w:rsidRDefault="00C23C04">
            <w:pPr>
              <w:pBdr>
                <w:top w:val="nil"/>
                <w:left w:val="nil"/>
                <w:bottom w:val="nil"/>
                <w:right w:val="nil"/>
                <w:between w:val="nil"/>
              </w:pBdr>
              <w:jc w:val="center"/>
              <w:rPr>
                <w:b/>
                <w:color w:val="000000"/>
              </w:rPr>
            </w:pPr>
            <w:r>
              <w:rPr>
                <w:b/>
                <w:color w:val="000000"/>
              </w:rPr>
              <w:t>5</w:t>
            </w:r>
          </w:p>
        </w:tc>
        <w:tc>
          <w:tcPr>
            <w:tcW w:w="328" w:type="dxa"/>
          </w:tcPr>
          <w:p w14:paraId="00000566" w14:textId="77777777" w:rsidR="001C4A6F" w:rsidRDefault="00C23C04">
            <w:pPr>
              <w:pBdr>
                <w:top w:val="nil"/>
                <w:left w:val="nil"/>
                <w:bottom w:val="nil"/>
                <w:right w:val="nil"/>
                <w:between w:val="nil"/>
              </w:pBdr>
              <w:jc w:val="center"/>
              <w:rPr>
                <w:b/>
                <w:color w:val="000000"/>
              </w:rPr>
            </w:pPr>
            <w:r>
              <w:rPr>
                <w:b/>
                <w:color w:val="000000"/>
              </w:rPr>
              <w:t>6</w:t>
            </w:r>
          </w:p>
        </w:tc>
        <w:tc>
          <w:tcPr>
            <w:tcW w:w="328" w:type="dxa"/>
          </w:tcPr>
          <w:p w14:paraId="00000567" w14:textId="77777777" w:rsidR="001C4A6F" w:rsidRDefault="00C23C04">
            <w:pPr>
              <w:pBdr>
                <w:top w:val="nil"/>
                <w:left w:val="nil"/>
                <w:bottom w:val="nil"/>
                <w:right w:val="nil"/>
                <w:between w:val="nil"/>
              </w:pBdr>
              <w:jc w:val="center"/>
              <w:rPr>
                <w:b/>
                <w:color w:val="000000"/>
              </w:rPr>
            </w:pPr>
            <w:r>
              <w:rPr>
                <w:b/>
                <w:color w:val="000000"/>
              </w:rPr>
              <w:t>7</w:t>
            </w:r>
          </w:p>
        </w:tc>
        <w:tc>
          <w:tcPr>
            <w:tcW w:w="328" w:type="dxa"/>
          </w:tcPr>
          <w:p w14:paraId="00000568" w14:textId="77777777" w:rsidR="001C4A6F" w:rsidRDefault="00C23C04">
            <w:pPr>
              <w:pBdr>
                <w:top w:val="nil"/>
                <w:left w:val="nil"/>
                <w:bottom w:val="nil"/>
                <w:right w:val="nil"/>
                <w:between w:val="nil"/>
              </w:pBdr>
              <w:jc w:val="center"/>
              <w:rPr>
                <w:b/>
                <w:color w:val="000000"/>
              </w:rPr>
            </w:pPr>
            <w:r>
              <w:rPr>
                <w:b/>
                <w:color w:val="000000"/>
              </w:rPr>
              <w:t>8</w:t>
            </w:r>
          </w:p>
        </w:tc>
        <w:tc>
          <w:tcPr>
            <w:tcW w:w="328" w:type="dxa"/>
          </w:tcPr>
          <w:p w14:paraId="00000569" w14:textId="77777777" w:rsidR="001C4A6F" w:rsidRDefault="00C23C04">
            <w:pPr>
              <w:pBdr>
                <w:top w:val="nil"/>
                <w:left w:val="nil"/>
                <w:bottom w:val="nil"/>
                <w:right w:val="nil"/>
                <w:between w:val="nil"/>
              </w:pBdr>
              <w:jc w:val="center"/>
              <w:rPr>
                <w:b/>
                <w:color w:val="000000"/>
              </w:rPr>
            </w:pPr>
            <w:r>
              <w:rPr>
                <w:b/>
                <w:color w:val="000000"/>
              </w:rPr>
              <w:t>9</w:t>
            </w:r>
          </w:p>
        </w:tc>
        <w:tc>
          <w:tcPr>
            <w:tcW w:w="439" w:type="dxa"/>
          </w:tcPr>
          <w:p w14:paraId="0000056A" w14:textId="77777777" w:rsidR="001C4A6F" w:rsidRDefault="00C23C04">
            <w:pPr>
              <w:pBdr>
                <w:top w:val="nil"/>
                <w:left w:val="nil"/>
                <w:bottom w:val="nil"/>
                <w:right w:val="nil"/>
                <w:between w:val="nil"/>
              </w:pBdr>
              <w:jc w:val="center"/>
              <w:rPr>
                <w:b/>
                <w:color w:val="000000"/>
              </w:rPr>
            </w:pPr>
            <w:r>
              <w:rPr>
                <w:b/>
                <w:color w:val="000000"/>
              </w:rPr>
              <w:t>10</w:t>
            </w:r>
          </w:p>
        </w:tc>
        <w:tc>
          <w:tcPr>
            <w:tcW w:w="1484" w:type="dxa"/>
          </w:tcPr>
          <w:p w14:paraId="0000056B" w14:textId="77777777" w:rsidR="001C4A6F" w:rsidRDefault="00C23C04">
            <w:pPr>
              <w:pBdr>
                <w:top w:val="nil"/>
                <w:left w:val="nil"/>
                <w:bottom w:val="nil"/>
                <w:right w:val="nil"/>
                <w:between w:val="nil"/>
              </w:pBdr>
              <w:jc w:val="center"/>
              <w:rPr>
                <w:b/>
                <w:color w:val="000000"/>
              </w:rPr>
            </w:pPr>
            <w:r>
              <w:rPr>
                <w:color w:val="000000"/>
                <w:sz w:val="24"/>
                <w:szCs w:val="24"/>
              </w:rPr>
              <w:t>Absolument</w:t>
            </w:r>
          </w:p>
        </w:tc>
      </w:tr>
    </w:tbl>
    <w:p w14:paraId="0000056C" w14:textId="77777777" w:rsidR="001C4A6F" w:rsidRDefault="001C4A6F">
      <w:pPr>
        <w:pBdr>
          <w:top w:val="nil"/>
          <w:left w:val="nil"/>
          <w:bottom w:val="nil"/>
          <w:right w:val="nil"/>
          <w:between w:val="nil"/>
        </w:pBdr>
        <w:jc w:val="both"/>
        <w:rPr>
          <w:b/>
          <w:color w:val="000000"/>
        </w:rPr>
      </w:pPr>
    </w:p>
    <w:p w14:paraId="0000056D" w14:textId="77777777" w:rsidR="001C4A6F" w:rsidRDefault="00C23C04">
      <w:pPr>
        <w:pBdr>
          <w:top w:val="nil"/>
          <w:left w:val="nil"/>
          <w:bottom w:val="nil"/>
          <w:right w:val="nil"/>
          <w:between w:val="nil"/>
        </w:pBdr>
        <w:tabs>
          <w:tab w:val="left" w:pos="2268"/>
          <w:tab w:val="left" w:pos="4253"/>
          <w:tab w:val="left" w:pos="6804"/>
        </w:tabs>
        <w:rPr>
          <w:b/>
          <w:color w:val="000000"/>
        </w:rPr>
      </w:pPr>
      <w:r>
        <w:rPr>
          <w:b/>
          <w:color w:val="000000"/>
        </w:rPr>
        <w:t>31. Selon vous, cette brochure est :</w:t>
      </w:r>
    </w:p>
    <w:p w14:paraId="0000056E" w14:textId="77777777" w:rsidR="001C4A6F" w:rsidRDefault="00C23C04">
      <w:pPr>
        <w:pBdr>
          <w:top w:val="nil"/>
          <w:left w:val="nil"/>
          <w:bottom w:val="nil"/>
          <w:right w:val="nil"/>
          <w:between w:val="nil"/>
        </w:pBdr>
        <w:tabs>
          <w:tab w:val="left" w:pos="567"/>
          <w:tab w:val="left" w:pos="3261"/>
          <w:tab w:val="left" w:pos="7371"/>
        </w:tabs>
        <w:rPr>
          <w:color w:val="000000"/>
        </w:rPr>
      </w:pPr>
      <w:r>
        <w:rPr>
          <w:color w:val="000000"/>
        </w:rPr>
        <w:tab/>
      </w:r>
      <w:sdt>
        <w:sdtPr>
          <w:tag w:val="goog_rdk_42"/>
          <w:id w:val="-1922250703"/>
        </w:sdtPr>
        <w:sdtContent>
          <w:r>
            <w:rPr>
              <w:rFonts w:ascii="Arial Unicode MS" w:eastAsia="Arial Unicode MS" w:hAnsi="Arial Unicode MS" w:cs="Arial Unicode MS"/>
              <w:color w:val="000000"/>
            </w:rPr>
            <w:t>❑  trop longue</w:t>
          </w:r>
          <w:r>
            <w:rPr>
              <w:rFonts w:ascii="Arial Unicode MS" w:eastAsia="Arial Unicode MS" w:hAnsi="Arial Unicode MS" w:cs="Arial Unicode MS"/>
              <w:color w:val="000000"/>
            </w:rPr>
            <w:tab/>
            <w:t>❑  d’une longueur adéquate</w:t>
          </w:r>
          <w:r>
            <w:rPr>
              <w:rFonts w:ascii="Arial Unicode MS" w:eastAsia="Arial Unicode MS" w:hAnsi="Arial Unicode MS" w:cs="Arial Unicode MS"/>
              <w:color w:val="000000"/>
            </w:rPr>
            <w:tab/>
            <w:t>❑  trop courte</w:t>
          </w:r>
        </w:sdtContent>
      </w:sdt>
    </w:p>
    <w:p w14:paraId="0000056F" w14:textId="77777777" w:rsidR="001C4A6F" w:rsidRDefault="001C4A6F">
      <w:pPr>
        <w:pBdr>
          <w:top w:val="nil"/>
          <w:left w:val="nil"/>
          <w:bottom w:val="nil"/>
          <w:right w:val="nil"/>
          <w:between w:val="nil"/>
        </w:pBdr>
        <w:jc w:val="both"/>
        <w:rPr>
          <w:b/>
          <w:color w:val="000000"/>
        </w:rPr>
      </w:pPr>
    </w:p>
    <w:p w14:paraId="00000570" w14:textId="77777777" w:rsidR="001C4A6F" w:rsidRDefault="00C23C04">
      <w:pPr>
        <w:pBdr>
          <w:top w:val="nil"/>
          <w:left w:val="nil"/>
          <w:bottom w:val="nil"/>
          <w:right w:val="nil"/>
          <w:between w:val="nil"/>
        </w:pBdr>
        <w:tabs>
          <w:tab w:val="left" w:pos="2268"/>
          <w:tab w:val="left" w:pos="4253"/>
          <w:tab w:val="left" w:pos="6804"/>
        </w:tabs>
        <w:rPr>
          <w:b/>
          <w:color w:val="000000"/>
        </w:rPr>
      </w:pPr>
      <w:r>
        <w:rPr>
          <w:b/>
          <w:color w:val="000000"/>
        </w:rPr>
        <w:t>32. Selon vous, cette brochure présente une information neutre ou en en faveur d’une des 3 options de traitement :</w:t>
      </w:r>
    </w:p>
    <w:p w14:paraId="00000571" w14:textId="77777777" w:rsidR="001C4A6F" w:rsidRDefault="00CC3EEE">
      <w:pPr>
        <w:pBdr>
          <w:top w:val="nil"/>
          <w:left w:val="nil"/>
          <w:bottom w:val="nil"/>
          <w:right w:val="nil"/>
          <w:between w:val="nil"/>
        </w:pBdr>
        <w:tabs>
          <w:tab w:val="left" w:pos="567"/>
          <w:tab w:val="left" w:pos="3261"/>
          <w:tab w:val="left" w:pos="7371"/>
        </w:tabs>
        <w:rPr>
          <w:color w:val="000000"/>
        </w:rPr>
      </w:pPr>
      <w:sdt>
        <w:sdtPr>
          <w:tag w:val="goog_rdk_43"/>
          <w:id w:val="1977030615"/>
        </w:sdtPr>
        <w:sdtContent>
          <w:r w:rsidR="00C23C04">
            <w:rPr>
              <w:rFonts w:ascii="Arial Unicode MS" w:eastAsia="Arial Unicode MS" w:hAnsi="Arial Unicode MS" w:cs="Arial Unicode MS"/>
              <w:color w:val="000000"/>
            </w:rPr>
            <w:tab/>
            <w:t>❑  neutre</w:t>
          </w:r>
          <w:r w:rsidR="00C23C04">
            <w:rPr>
              <w:rFonts w:ascii="Arial Unicode MS" w:eastAsia="Arial Unicode MS" w:hAnsi="Arial Unicode MS" w:cs="Arial Unicode MS"/>
              <w:color w:val="000000"/>
            </w:rPr>
            <w:tab/>
            <w:t>❑  en faveur de l’option : _________________________</w:t>
          </w:r>
        </w:sdtContent>
      </w:sdt>
    </w:p>
    <w:p w14:paraId="00000572" w14:textId="77777777" w:rsidR="001C4A6F" w:rsidRDefault="001C4A6F">
      <w:pPr>
        <w:pBdr>
          <w:top w:val="nil"/>
          <w:left w:val="nil"/>
          <w:bottom w:val="nil"/>
          <w:right w:val="nil"/>
          <w:between w:val="nil"/>
        </w:pBdr>
        <w:jc w:val="both"/>
        <w:rPr>
          <w:b/>
          <w:color w:val="000000"/>
        </w:rPr>
      </w:pPr>
    </w:p>
    <w:p w14:paraId="00000573" w14:textId="77777777" w:rsidR="001C4A6F" w:rsidRDefault="00C23C04">
      <w:pPr>
        <w:pBdr>
          <w:top w:val="nil"/>
          <w:left w:val="nil"/>
          <w:bottom w:val="nil"/>
          <w:right w:val="nil"/>
          <w:between w:val="nil"/>
        </w:pBdr>
        <w:jc w:val="both"/>
        <w:rPr>
          <w:b/>
          <w:color w:val="000000"/>
        </w:rPr>
      </w:pPr>
      <w:r>
        <w:rPr>
          <w:b/>
          <w:color w:val="000000"/>
        </w:rPr>
        <w:t>33. Si vous souhaitez nous faire part d’autres commentaires concernant cet outil d’aide à la décision ou ce questionnaire, n’hésitez pas :</w:t>
      </w:r>
    </w:p>
    <w:p w14:paraId="00000574"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7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7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7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78"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b/>
          <w:color w:val="000000"/>
        </w:rPr>
      </w:pPr>
    </w:p>
    <w:p w14:paraId="00000579" w14:textId="77777777" w:rsidR="001C4A6F" w:rsidRDefault="00C23C04">
      <w:pPr>
        <w:pBdr>
          <w:top w:val="nil"/>
          <w:left w:val="nil"/>
          <w:bottom w:val="nil"/>
          <w:right w:val="nil"/>
          <w:between w:val="nil"/>
        </w:pBdr>
        <w:jc w:val="both"/>
        <w:rPr>
          <w:b/>
          <w:color w:val="000000"/>
        </w:rPr>
      </w:pPr>
      <w:r>
        <w:rPr>
          <w:b/>
          <w:color w:val="000000"/>
        </w:rPr>
        <w:t>Le questionnaire est maintenant terminé. Nous vous remercions vivement d’avoir pris de temps de le compléter et de nous avoir fait part de votre expérience. Cela nous sera très utile.</w:t>
      </w:r>
    </w:p>
    <w:p w14:paraId="0000057A" w14:textId="77777777" w:rsidR="001C4A6F" w:rsidRDefault="001C4A6F">
      <w:pPr>
        <w:pBdr>
          <w:top w:val="nil"/>
          <w:left w:val="nil"/>
          <w:bottom w:val="nil"/>
          <w:right w:val="nil"/>
          <w:between w:val="nil"/>
        </w:pBdr>
        <w:jc w:val="both"/>
        <w:rPr>
          <w:rFonts w:ascii="Calibri" w:eastAsia="Calibri" w:hAnsi="Calibri" w:cs="Calibri"/>
          <w:b/>
          <w:smallCaps/>
          <w:color w:val="000000"/>
          <w:sz w:val="22"/>
          <w:szCs w:val="22"/>
        </w:rPr>
      </w:pPr>
    </w:p>
    <w:p w14:paraId="0000057B" w14:textId="77777777" w:rsidR="001C4A6F" w:rsidRDefault="001C4A6F">
      <w:pPr>
        <w:pBdr>
          <w:top w:val="nil"/>
          <w:left w:val="nil"/>
          <w:bottom w:val="nil"/>
          <w:right w:val="nil"/>
          <w:between w:val="nil"/>
        </w:pBdr>
        <w:rPr>
          <w:rFonts w:ascii="Calibri" w:eastAsia="Calibri" w:hAnsi="Calibri" w:cs="Calibri"/>
          <w:b/>
          <w:smallCaps/>
          <w:color w:val="000000"/>
          <w:sz w:val="24"/>
          <w:szCs w:val="24"/>
          <w:u w:val="single"/>
        </w:rPr>
      </w:pPr>
    </w:p>
    <w:p w14:paraId="0000057C" w14:textId="77777777" w:rsidR="001C4A6F" w:rsidRDefault="001C4A6F">
      <w:pPr>
        <w:pBdr>
          <w:top w:val="nil"/>
          <w:left w:val="nil"/>
          <w:bottom w:val="nil"/>
          <w:right w:val="nil"/>
          <w:between w:val="nil"/>
        </w:pBdr>
        <w:rPr>
          <w:rFonts w:ascii="Calibri" w:eastAsia="Calibri" w:hAnsi="Calibri" w:cs="Calibri"/>
          <w:b/>
          <w:smallCaps/>
          <w:color w:val="000000"/>
          <w:sz w:val="24"/>
          <w:szCs w:val="24"/>
          <w:u w:val="single"/>
        </w:rPr>
      </w:pPr>
    </w:p>
    <w:p w14:paraId="0000057D" w14:textId="77777777" w:rsidR="001C4A6F" w:rsidRDefault="001C4A6F">
      <w:pPr>
        <w:pBdr>
          <w:top w:val="nil"/>
          <w:left w:val="nil"/>
          <w:bottom w:val="nil"/>
          <w:right w:val="nil"/>
          <w:between w:val="nil"/>
        </w:pBdr>
        <w:rPr>
          <w:rFonts w:ascii="Calibri" w:eastAsia="Calibri" w:hAnsi="Calibri" w:cs="Calibri"/>
          <w:b/>
          <w:smallCaps/>
          <w:color w:val="000000"/>
          <w:sz w:val="24"/>
          <w:szCs w:val="24"/>
          <w:u w:val="single"/>
        </w:rPr>
      </w:pPr>
    </w:p>
    <w:p w14:paraId="0000057E" w14:textId="77777777" w:rsidR="001C4A6F" w:rsidRDefault="001C4A6F">
      <w:pPr>
        <w:pBdr>
          <w:top w:val="nil"/>
          <w:left w:val="nil"/>
          <w:bottom w:val="nil"/>
          <w:right w:val="nil"/>
          <w:between w:val="nil"/>
        </w:pBdr>
        <w:rPr>
          <w:rFonts w:ascii="Calibri" w:eastAsia="Calibri" w:hAnsi="Calibri" w:cs="Calibri"/>
          <w:b/>
          <w:smallCaps/>
          <w:color w:val="000000"/>
          <w:sz w:val="24"/>
          <w:szCs w:val="24"/>
          <w:u w:val="single"/>
        </w:rPr>
      </w:pPr>
    </w:p>
    <w:p w14:paraId="0000057F" w14:textId="77777777" w:rsidR="001C4A6F" w:rsidRDefault="001C4A6F">
      <w:pPr>
        <w:pBdr>
          <w:top w:val="nil"/>
          <w:left w:val="nil"/>
          <w:bottom w:val="nil"/>
          <w:right w:val="nil"/>
          <w:between w:val="nil"/>
        </w:pBdr>
        <w:rPr>
          <w:rFonts w:ascii="Calibri" w:eastAsia="Calibri" w:hAnsi="Calibri" w:cs="Calibri"/>
          <w:b/>
          <w:smallCaps/>
          <w:color w:val="000000"/>
          <w:sz w:val="24"/>
          <w:szCs w:val="24"/>
          <w:u w:val="single"/>
        </w:rPr>
      </w:pPr>
    </w:p>
    <w:p w14:paraId="00000580" w14:textId="77777777" w:rsidR="001C4A6F" w:rsidRDefault="001C4A6F">
      <w:pPr>
        <w:pBdr>
          <w:top w:val="nil"/>
          <w:left w:val="nil"/>
          <w:bottom w:val="nil"/>
          <w:right w:val="nil"/>
          <w:between w:val="nil"/>
        </w:pBdr>
        <w:rPr>
          <w:rFonts w:ascii="Calibri" w:eastAsia="Calibri" w:hAnsi="Calibri" w:cs="Calibri"/>
          <w:b/>
          <w:smallCaps/>
          <w:color w:val="000000"/>
          <w:sz w:val="24"/>
          <w:szCs w:val="24"/>
          <w:u w:val="single"/>
        </w:rPr>
      </w:pPr>
    </w:p>
    <w:p w14:paraId="00000581" w14:textId="77777777" w:rsidR="001C4A6F" w:rsidRDefault="00C23C04">
      <w:pPr>
        <w:pStyle w:val="Titre2"/>
        <w:ind w:firstLine="567"/>
      </w:pPr>
      <w:bookmarkStart w:id="198" w:name="_heading=h.3ygebqi" w:colFirst="0" w:colLast="0"/>
      <w:bookmarkEnd w:id="198"/>
      <w:r>
        <w:rPr>
          <w:sz w:val="24"/>
          <w:szCs w:val="24"/>
          <w:u w:val="single"/>
        </w:rPr>
        <w:lastRenderedPageBreak/>
        <w:t>Annexe 5</w:t>
      </w:r>
      <w:r>
        <w:rPr>
          <w:sz w:val="24"/>
          <w:szCs w:val="24"/>
        </w:rPr>
        <w:t xml:space="preserve"> : </w:t>
      </w:r>
      <w:r>
        <w:t>questionnaire sur l’</w:t>
      </w:r>
      <w:sdt>
        <w:sdtPr>
          <w:tag w:val="goog_rdk_44"/>
          <w:id w:val="-722143586"/>
        </w:sdtPr>
        <w:sdtContent>
          <w:commentRangeStart w:id="199"/>
        </w:sdtContent>
      </w:sdt>
      <w:r>
        <w:t xml:space="preserve">Outil de </w:t>
      </w:r>
      <w:proofErr w:type="spellStart"/>
      <w:r>
        <w:t>decision</w:t>
      </w:r>
      <w:proofErr w:type="spellEnd"/>
      <w:r>
        <w:t xml:space="preserve"> </w:t>
      </w:r>
      <w:commentRangeEnd w:id="199"/>
      <w:r>
        <w:commentReference w:id="199"/>
      </w:r>
      <w:r>
        <w:t xml:space="preserve">2- – participation (ou non) a un essai clinique de phase </w:t>
      </w:r>
      <w:proofErr w:type="spellStart"/>
      <w:r>
        <w:t>precoce</w:t>
      </w:r>
      <w:proofErr w:type="spellEnd"/>
    </w:p>
    <w:p w14:paraId="00000582" w14:textId="77777777" w:rsidR="001C4A6F" w:rsidRDefault="00C23C04">
      <w:pPr>
        <w:pBdr>
          <w:top w:val="nil"/>
          <w:left w:val="nil"/>
          <w:bottom w:val="nil"/>
          <w:right w:val="nil"/>
          <w:between w:val="nil"/>
        </w:pBdr>
        <w:jc w:val="center"/>
        <w:rPr>
          <w:color w:val="000000"/>
          <w:sz w:val="22"/>
          <w:szCs w:val="22"/>
        </w:rPr>
      </w:pPr>
      <w:r>
        <w:rPr>
          <w:b/>
          <w:i/>
          <w:color w:val="4472C4"/>
          <w:sz w:val="22"/>
          <w:szCs w:val="22"/>
        </w:rPr>
        <w:t>(</w:t>
      </w:r>
      <w:proofErr w:type="gramStart"/>
      <w:r>
        <w:rPr>
          <w:b/>
          <w:i/>
          <w:color w:val="4472C4"/>
          <w:sz w:val="22"/>
          <w:szCs w:val="22"/>
        </w:rPr>
        <w:t>proposé</w:t>
      </w:r>
      <w:proofErr w:type="gramEnd"/>
      <w:r>
        <w:rPr>
          <w:b/>
          <w:i/>
          <w:color w:val="4472C4"/>
          <w:sz w:val="22"/>
          <w:szCs w:val="22"/>
        </w:rPr>
        <w:t xml:space="preserve"> à toutes les personnes ayant (ou ayant eu) un cancer)</w:t>
      </w:r>
    </w:p>
    <w:p w14:paraId="00000583" w14:textId="77777777" w:rsidR="001C4A6F" w:rsidRDefault="001C4A6F">
      <w:pPr>
        <w:pBdr>
          <w:top w:val="nil"/>
          <w:left w:val="nil"/>
          <w:bottom w:val="nil"/>
          <w:right w:val="nil"/>
          <w:between w:val="nil"/>
        </w:pBdr>
        <w:shd w:val="clear" w:color="auto" w:fill="FFFFFF"/>
        <w:rPr>
          <w:rFonts w:ascii="Times New Roman" w:eastAsia="Times New Roman" w:hAnsi="Times New Roman" w:cs="Times New Roman"/>
          <w:i/>
          <w:color w:val="000000"/>
          <w:sz w:val="24"/>
          <w:szCs w:val="24"/>
        </w:rPr>
      </w:pPr>
    </w:p>
    <w:p w14:paraId="00000584" w14:textId="77777777" w:rsidR="001C4A6F" w:rsidRDefault="001C4A6F">
      <w:pPr>
        <w:pBdr>
          <w:top w:val="nil"/>
          <w:left w:val="nil"/>
          <w:bottom w:val="nil"/>
          <w:right w:val="nil"/>
          <w:between w:val="nil"/>
        </w:pBdr>
        <w:rPr>
          <w:rFonts w:ascii="Times New Roman" w:eastAsia="Times New Roman" w:hAnsi="Times New Roman" w:cs="Times New Roman"/>
          <w:b/>
          <w:i/>
          <w:color w:val="000000"/>
          <w:sz w:val="24"/>
          <w:szCs w:val="24"/>
        </w:rPr>
      </w:pPr>
    </w:p>
    <w:p w14:paraId="00000585" w14:textId="77777777" w:rsidR="001C4A6F" w:rsidRDefault="00C23C04">
      <w:pPr>
        <w:pBdr>
          <w:top w:val="nil"/>
          <w:left w:val="nil"/>
          <w:bottom w:val="nil"/>
          <w:right w:val="nil"/>
          <w:between w:val="nil"/>
        </w:pBdr>
        <w:shd w:val="clear" w:color="auto" w:fill="D5DCE4"/>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Les questions suivantes portent sur vos expériences liées aux essais cliniques.</w:t>
      </w:r>
    </w:p>
    <w:p w14:paraId="00000586" w14:textId="77777777" w:rsidR="001C4A6F" w:rsidRDefault="001C4A6F">
      <w:pPr>
        <w:pBdr>
          <w:top w:val="nil"/>
          <w:left w:val="nil"/>
          <w:bottom w:val="nil"/>
          <w:right w:val="nil"/>
          <w:between w:val="nil"/>
        </w:pBdr>
        <w:shd w:val="clear" w:color="auto" w:fill="FFFFFF"/>
        <w:rPr>
          <w:rFonts w:ascii="Times New Roman" w:eastAsia="Times New Roman" w:hAnsi="Times New Roman" w:cs="Times New Roman"/>
          <w:i/>
          <w:color w:val="000000"/>
          <w:sz w:val="24"/>
          <w:szCs w:val="24"/>
        </w:rPr>
      </w:pPr>
    </w:p>
    <w:p w14:paraId="00000587" w14:textId="77777777" w:rsidR="001C4A6F" w:rsidRDefault="00C23C04">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5. Avez-vous déjà participé à un essai clinique ?</w:t>
      </w:r>
    </w:p>
    <w:p w14:paraId="00000588" w14:textId="77777777" w:rsidR="001C4A6F" w:rsidRDefault="00C23C04">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Calibri" w:eastAsia="Calibri" w:hAnsi="Calibri" w:cs="Calibri"/>
          <w:color w:val="000000"/>
          <w:sz w:val="24"/>
          <w:szCs w:val="24"/>
        </w:rPr>
        <w:t xml:space="preserve"> </w:t>
      </w:r>
      <w:r>
        <w:rPr>
          <w:rFonts w:ascii="Calibri" w:eastAsia="Calibri" w:hAnsi="Calibri" w:cs="Calibri"/>
          <w:color w:val="000000"/>
          <w:sz w:val="24"/>
          <w:szCs w:val="24"/>
          <w:vertAlign w:val="subscript"/>
        </w:rPr>
        <w:t>1.</w:t>
      </w:r>
      <w:r>
        <w:rPr>
          <w:rFonts w:ascii="Calibri" w:eastAsia="Calibri" w:hAnsi="Calibri" w:cs="Calibri"/>
          <w:color w:val="000000"/>
          <w:sz w:val="24"/>
          <w:szCs w:val="24"/>
        </w:rPr>
        <w:t xml:space="preserve"> </w:t>
      </w:r>
      <w:r>
        <w:rPr>
          <w:rFonts w:ascii="Times New Roman" w:eastAsia="Times New Roman" w:hAnsi="Times New Roman" w:cs="Times New Roman"/>
          <w:color w:val="000000"/>
          <w:sz w:val="24"/>
          <w:szCs w:val="24"/>
        </w:rPr>
        <w:t>OUI, pour un cancer</w:t>
      </w:r>
    </w:p>
    <w:p w14:paraId="00000589" w14:textId="77777777" w:rsidR="001C4A6F" w:rsidRDefault="00C23C04">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Calibri" w:eastAsia="Calibri" w:hAnsi="Calibri" w:cs="Calibri"/>
          <w:color w:val="000000"/>
          <w:sz w:val="24"/>
          <w:szCs w:val="24"/>
        </w:rPr>
        <w:t xml:space="preserve"> </w:t>
      </w:r>
      <w:r>
        <w:rPr>
          <w:rFonts w:ascii="Calibri" w:eastAsia="Calibri" w:hAnsi="Calibri" w:cs="Calibri"/>
          <w:color w:val="000000"/>
          <w:sz w:val="24"/>
          <w:szCs w:val="24"/>
          <w:vertAlign w:val="subscript"/>
        </w:rPr>
        <w:t>2.</w:t>
      </w:r>
      <w:r>
        <w:rPr>
          <w:rFonts w:ascii="Calibri" w:eastAsia="Calibri" w:hAnsi="Calibri" w:cs="Calibri"/>
          <w:color w:val="000000"/>
          <w:sz w:val="24"/>
          <w:szCs w:val="24"/>
        </w:rPr>
        <w:t xml:space="preserve"> </w:t>
      </w:r>
      <w:r>
        <w:rPr>
          <w:rFonts w:ascii="Times New Roman" w:eastAsia="Times New Roman" w:hAnsi="Times New Roman" w:cs="Times New Roman"/>
          <w:color w:val="000000"/>
          <w:sz w:val="24"/>
          <w:szCs w:val="24"/>
        </w:rPr>
        <w:t>OUI, pour une autre pathologie</w:t>
      </w:r>
    </w:p>
    <w:p w14:paraId="0000058A" w14:textId="77777777" w:rsidR="001C4A6F" w:rsidRDefault="00C23C04">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Noto Sans Symbols" w:eastAsia="Noto Sans Symbols" w:hAnsi="Noto Sans Symbols" w:cs="Noto Sans Symbols"/>
          <w:color w:val="000000"/>
          <w:sz w:val="24"/>
          <w:szCs w:val="24"/>
        </w:rPr>
        <w:t>❑</w:t>
      </w:r>
      <w:r>
        <w:rPr>
          <w:rFonts w:ascii="Calibri" w:eastAsia="Calibri" w:hAnsi="Calibri" w:cs="Calibri"/>
          <w:color w:val="000000"/>
          <w:sz w:val="24"/>
          <w:szCs w:val="24"/>
        </w:rPr>
        <w:t xml:space="preserve"> </w:t>
      </w:r>
      <w:r>
        <w:rPr>
          <w:rFonts w:ascii="Calibri" w:eastAsia="Calibri" w:hAnsi="Calibri" w:cs="Calibri"/>
          <w:color w:val="000000"/>
          <w:sz w:val="24"/>
          <w:szCs w:val="24"/>
          <w:vertAlign w:val="subscript"/>
        </w:rPr>
        <w:t>3.</w:t>
      </w:r>
      <w:r>
        <w:rPr>
          <w:rFonts w:ascii="Calibri" w:eastAsia="Calibri" w:hAnsi="Calibri" w:cs="Calibri"/>
          <w:color w:val="000000"/>
          <w:sz w:val="24"/>
          <w:szCs w:val="24"/>
        </w:rPr>
        <w:t xml:space="preserve"> </w:t>
      </w:r>
      <w:r>
        <w:rPr>
          <w:rFonts w:ascii="Times New Roman" w:eastAsia="Times New Roman" w:hAnsi="Times New Roman" w:cs="Times New Roman"/>
          <w:color w:val="000000"/>
          <w:sz w:val="24"/>
          <w:szCs w:val="24"/>
        </w:rPr>
        <w:t>NON, jamais</w:t>
      </w:r>
    </w:p>
    <w:p w14:paraId="0000058B" w14:textId="77777777" w:rsidR="001C4A6F" w:rsidRDefault="001C4A6F">
      <w:pPr>
        <w:pBdr>
          <w:top w:val="nil"/>
          <w:left w:val="nil"/>
          <w:bottom w:val="nil"/>
          <w:right w:val="nil"/>
          <w:between w:val="nil"/>
        </w:pBdr>
        <w:shd w:val="clear" w:color="auto" w:fill="FFFFFF"/>
        <w:rPr>
          <w:rFonts w:ascii="Times New Roman" w:eastAsia="Times New Roman" w:hAnsi="Times New Roman" w:cs="Times New Roman"/>
          <w:b/>
          <w:color w:val="000000"/>
          <w:sz w:val="24"/>
          <w:szCs w:val="24"/>
        </w:rPr>
      </w:pPr>
    </w:p>
    <w:p w14:paraId="0000058C" w14:textId="77777777" w:rsidR="001C4A6F" w:rsidRDefault="00C23C04">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 Connaissez-vous une ou plusieurs personnes qui ont déjà participé à un essai clinique</w:t>
      </w:r>
      <w:r>
        <w:rPr>
          <w:rFonts w:ascii="Times New Roman" w:eastAsia="Times New Roman" w:hAnsi="Times New Roman" w:cs="Times New Roman"/>
          <w:color w:val="000000"/>
          <w:sz w:val="24"/>
          <w:szCs w:val="24"/>
        </w:rPr>
        <w:t> ?</w:t>
      </w:r>
    </w:p>
    <w:p w14:paraId="0000058D" w14:textId="77777777" w:rsidR="001C4A6F" w:rsidRDefault="00C23C04">
      <w:pPr>
        <w:pBdr>
          <w:top w:val="nil"/>
          <w:left w:val="nil"/>
          <w:bottom w:val="nil"/>
          <w:right w:val="nil"/>
          <w:between w:val="nil"/>
        </w:pBdr>
        <w:tabs>
          <w:tab w:val="left" w:pos="567"/>
        </w:tabs>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58E" w14:textId="77777777" w:rsidR="001C4A6F" w:rsidRDefault="00C23C04">
      <w:pPr>
        <w:pBdr>
          <w:top w:val="nil"/>
          <w:left w:val="nil"/>
          <w:bottom w:val="nil"/>
          <w:right w:val="nil"/>
          <w:between w:val="nil"/>
        </w:pBdr>
        <w:tabs>
          <w:tab w:val="left" w:pos="567"/>
        </w:tabs>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58F" w14:textId="77777777" w:rsidR="001C4A6F" w:rsidRDefault="00C23C04">
      <w:pPr>
        <w:pBdr>
          <w:top w:val="nil"/>
          <w:left w:val="nil"/>
          <w:bottom w:val="nil"/>
          <w:right w:val="nil"/>
          <w:between w:val="nil"/>
        </w:pBdr>
        <w:shd w:val="clear" w:color="auto" w:fill="FFFFFF"/>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SI OUI</w:t>
      </w:r>
    </w:p>
    <w:p w14:paraId="00000590" w14:textId="77777777" w:rsidR="001C4A6F" w:rsidRDefault="00C23C04">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6a. Un membre de ma famille</w:t>
      </w:r>
    </w:p>
    <w:p w14:paraId="00000591"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592"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593" w14:textId="77777777" w:rsidR="001C4A6F" w:rsidRDefault="001C4A6F">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p>
    <w:p w14:paraId="00000594" w14:textId="77777777" w:rsidR="001C4A6F" w:rsidRDefault="00C23C04">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6b. Un ami</w:t>
      </w:r>
    </w:p>
    <w:p w14:paraId="00000595"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596"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597" w14:textId="77777777" w:rsidR="001C4A6F" w:rsidRDefault="001C4A6F">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p>
    <w:p w14:paraId="00000598" w14:textId="77777777" w:rsidR="001C4A6F" w:rsidRDefault="00C23C04">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6c. Une connaissance proche</w:t>
      </w:r>
    </w:p>
    <w:p w14:paraId="00000599"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59A"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59B" w14:textId="77777777" w:rsidR="001C4A6F" w:rsidRDefault="001C4A6F">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p>
    <w:p w14:paraId="0000059C" w14:textId="77777777" w:rsidR="001C4A6F" w:rsidRDefault="00C23C04">
      <w:pPr>
        <w:pBdr>
          <w:top w:val="nil"/>
          <w:left w:val="nil"/>
          <w:bottom w:val="nil"/>
          <w:right w:val="nil"/>
          <w:between w:val="nil"/>
        </w:pBdr>
        <w:shd w:val="clear" w:color="auto" w:fill="FFFFFF"/>
        <w:ind w:left="708"/>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6d. Une connaissance lointaine</w:t>
      </w:r>
    </w:p>
    <w:p w14:paraId="0000059D"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1.</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OUI</w:t>
      </w:r>
    </w:p>
    <w:p w14:paraId="0000059E" w14:textId="77777777" w:rsidR="001C4A6F" w:rsidRDefault="00C23C04">
      <w:pPr>
        <w:pBdr>
          <w:top w:val="nil"/>
          <w:left w:val="nil"/>
          <w:bottom w:val="nil"/>
          <w:right w:val="nil"/>
          <w:between w:val="nil"/>
        </w:pBdr>
        <w:tabs>
          <w:tab w:val="left" w:pos="567"/>
        </w:tabs>
        <w:ind w:left="708"/>
        <w:jc w:val="both"/>
        <w:rPr>
          <w:rFonts w:ascii="Tahoma" w:eastAsia="Tahoma" w:hAnsi="Tahoma" w:cs="Tahoma"/>
          <w:color w:val="000000"/>
        </w:rPr>
      </w:pPr>
      <w:r>
        <w:rPr>
          <w:rFonts w:ascii="Noto Sans Symbols" w:eastAsia="Noto Sans Symbols" w:hAnsi="Noto Sans Symbols" w:cs="Noto Sans Symbols"/>
          <w:color w:val="000000"/>
        </w:rPr>
        <w:t>❑</w:t>
      </w:r>
      <w:r>
        <w:rPr>
          <w:rFonts w:ascii="Calibri" w:eastAsia="Calibri" w:hAnsi="Calibri" w:cs="Calibri"/>
          <w:color w:val="000000"/>
        </w:rPr>
        <w:t xml:space="preserve"> </w:t>
      </w:r>
      <w:r>
        <w:rPr>
          <w:rFonts w:ascii="Calibri" w:eastAsia="Calibri" w:hAnsi="Calibri" w:cs="Calibri"/>
          <w:color w:val="000000"/>
          <w:vertAlign w:val="subscript"/>
        </w:rPr>
        <w:t>2.</w:t>
      </w:r>
      <w:r>
        <w:rPr>
          <w:rFonts w:ascii="Calibri" w:eastAsia="Calibri" w:hAnsi="Calibri" w:cs="Calibri"/>
          <w:color w:val="000000"/>
        </w:rPr>
        <w:t xml:space="preserve"> </w:t>
      </w:r>
      <w:r>
        <w:rPr>
          <w:rFonts w:ascii="Times New Roman" w:eastAsia="Times New Roman" w:hAnsi="Times New Roman" w:cs="Times New Roman"/>
          <w:color w:val="000000"/>
          <w:sz w:val="24"/>
          <w:szCs w:val="24"/>
        </w:rPr>
        <w:t>NON</w:t>
      </w:r>
    </w:p>
    <w:p w14:paraId="0000059F" w14:textId="77777777" w:rsidR="001C4A6F" w:rsidRDefault="00C23C04">
      <w:pPr>
        <w:pBdr>
          <w:top w:val="nil"/>
          <w:left w:val="nil"/>
          <w:bottom w:val="nil"/>
          <w:right w:val="nil"/>
          <w:between w:val="nil"/>
        </w:pBdr>
        <w:tabs>
          <w:tab w:val="left" w:pos="567"/>
        </w:tabs>
        <w:jc w:val="both"/>
        <w:rPr>
          <w:rFonts w:ascii="Times New Roman" w:eastAsia="Times New Roman" w:hAnsi="Times New Roman" w:cs="Times New Roman"/>
          <w:color w:val="000000"/>
          <w:sz w:val="32"/>
          <w:szCs w:val="32"/>
        </w:rPr>
      </w:pPr>
      <w:r>
        <w:br w:type="page"/>
      </w:r>
    </w:p>
    <w:p w14:paraId="000005A0" w14:textId="77777777" w:rsidR="001C4A6F" w:rsidRDefault="00C23C04">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r>
        <w:rPr>
          <w:rFonts w:ascii="Times New Roman" w:eastAsia="Times New Roman" w:hAnsi="Times New Roman" w:cs="Times New Roman"/>
          <w:b/>
          <w:smallCaps/>
          <w:color w:val="000000"/>
          <w:sz w:val="24"/>
          <w:szCs w:val="24"/>
        </w:rPr>
        <w:lastRenderedPageBreak/>
        <w:t>PARTIE 2. ESSAIS CLINIQUES ET ARGUMENTS DÉCISIONNELS</w:t>
      </w:r>
    </w:p>
    <w:p w14:paraId="000005A1" w14:textId="77777777" w:rsidR="001C4A6F" w:rsidRDefault="001C4A6F">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p>
    <w:p w14:paraId="000005A2" w14:textId="77777777" w:rsidR="001C4A6F" w:rsidRDefault="00C23C04">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La médecine a fait des progrès considérables dans le traitement des cancers. Toutefois, les traitements ne permettent pas toujours de contrôler la maladie et assurer une bonne qualité de vie. C’est pour cela que la recherche médicale essaie de développer de nouveaux traitements.</w:t>
      </w:r>
    </w:p>
    <w:p w14:paraId="000005A3" w14:textId="77777777" w:rsidR="001C4A6F" w:rsidRDefault="00C23C04">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Les essais cliniques de phase précoce (phase 1 ou 2) sont les premiers tests chez l’homme d’un nouveau traitement. Ils testent la toxicité (les effets indésirables) puis l’efficacité (les effets positifs) du nouveau traitement. Les personnes qui participent à ces essais peuvent bénéficier des avancées de la recherche médicale.</w:t>
      </w:r>
    </w:p>
    <w:p w14:paraId="000005A4" w14:textId="77777777" w:rsidR="001C4A6F" w:rsidRDefault="001C4A6F">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p>
    <w:p w14:paraId="000005A5" w14:textId="77777777" w:rsidR="001C4A6F" w:rsidRDefault="00C23C04">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Pour certains patients les traitements habituels ne sont parfois pas suffisamment efficaces. Un nouveau traitement à l’essai pourrait être plus efficace et les patients qui le souhaitent peuvent contacter une équipe médicale spécialisée pour connaitre les possibilités de participation à un essai.</w:t>
      </w:r>
    </w:p>
    <w:p w14:paraId="000005A6" w14:textId="77777777" w:rsidR="001C4A6F" w:rsidRDefault="001C4A6F">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p>
    <w:p w14:paraId="000005A7" w14:textId="77777777" w:rsidR="001C4A6F" w:rsidRDefault="00C23C04">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Notre équipe de recherche développe une brochure appelée outil d’aide à la décision. Ce type de brochure est utilisé pour aider les personnes atteintes de maladies à choisir entre plusieurs options concernant leurs parcours de soin. Il peut être utilisé lorsque plusieurs options de soin peuvent être proposées aux patients. Nous aurions besoin de votre aide pour élaborer l’outil d’aide à la décision le plus pertinent possible.</w:t>
      </w:r>
    </w:p>
    <w:p w14:paraId="000005A8" w14:textId="77777777" w:rsidR="001C4A6F" w:rsidRDefault="001C4A6F">
      <w:pPr>
        <w:pBdr>
          <w:top w:val="nil"/>
          <w:left w:val="nil"/>
          <w:bottom w:val="nil"/>
          <w:right w:val="nil"/>
          <w:between w:val="nil"/>
        </w:pBdr>
        <w:shd w:val="clear" w:color="auto" w:fill="D9E2F3"/>
        <w:jc w:val="both"/>
        <w:rPr>
          <w:rFonts w:ascii="Times New Roman" w:eastAsia="Times New Roman" w:hAnsi="Times New Roman" w:cs="Times New Roman"/>
          <w:color w:val="000000"/>
          <w:sz w:val="24"/>
          <w:szCs w:val="24"/>
        </w:rPr>
      </w:pPr>
    </w:p>
    <w:p w14:paraId="000005A9" w14:textId="77777777" w:rsidR="001C4A6F" w:rsidRDefault="00C23C04">
      <w:pPr>
        <w:pBdr>
          <w:top w:val="nil"/>
          <w:left w:val="nil"/>
          <w:bottom w:val="nil"/>
          <w:right w:val="nil"/>
          <w:between w:val="nil"/>
        </w:pBdr>
        <w:tabs>
          <w:tab w:val="left" w:pos="567"/>
        </w:tabs>
        <w:jc w:val="both"/>
        <w:rPr>
          <w:rFonts w:ascii="Tahoma" w:eastAsia="Tahoma" w:hAnsi="Tahoma" w:cs="Tahoma"/>
          <w:color w:val="000000"/>
        </w:rPr>
      </w:pPr>
      <w:r>
        <w:rPr>
          <w:rFonts w:ascii="Times New Roman" w:eastAsia="Times New Roman" w:hAnsi="Times New Roman" w:cs="Times New Roman"/>
          <w:i/>
          <w:color w:val="000000"/>
          <w:sz w:val="24"/>
          <w:szCs w:val="24"/>
        </w:rPr>
        <w:t>Vous pouvez répondre à ce questionnaire même si vous n’avez jamais eu à prendre ce type de décision. Cette brochure doit être compréhensible par toute personne qui pourrait un jour se poser ce type de question. Elle ne concernera que certaines personnes pour lesquels la participation à un essai précoce sera envisagée.</w:t>
      </w:r>
    </w:p>
    <w:p w14:paraId="000005AA" w14:textId="77777777" w:rsidR="001C4A6F" w:rsidRDefault="001C4A6F">
      <w:pPr>
        <w:pBdr>
          <w:top w:val="nil"/>
          <w:left w:val="nil"/>
          <w:bottom w:val="nil"/>
          <w:right w:val="nil"/>
          <w:between w:val="nil"/>
        </w:pBdr>
        <w:tabs>
          <w:tab w:val="left" w:pos="567"/>
        </w:tabs>
        <w:jc w:val="both"/>
        <w:rPr>
          <w:rFonts w:ascii="Times New Roman" w:eastAsia="Times New Roman" w:hAnsi="Times New Roman" w:cs="Times New Roman"/>
          <w:i/>
          <w:color w:val="000000"/>
          <w:sz w:val="24"/>
          <w:szCs w:val="24"/>
        </w:rPr>
      </w:pPr>
    </w:p>
    <w:p w14:paraId="000005AB"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u w:val="single"/>
        </w:rPr>
      </w:pPr>
    </w:p>
    <w:p w14:paraId="000005AC"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br w:type="page"/>
      </w:r>
      <w:r>
        <w:rPr>
          <w:rFonts w:ascii="Times New Roman" w:eastAsia="Times New Roman" w:hAnsi="Times New Roman" w:cs="Times New Roman"/>
          <w:b/>
          <w:color w:val="000000"/>
          <w:sz w:val="24"/>
          <w:szCs w:val="24"/>
          <w:u w:val="single"/>
        </w:rPr>
        <w:lastRenderedPageBreak/>
        <w:t>Que vous ayez déjà eu à vous poser ce type de questions ou non</w:t>
      </w:r>
      <w:r>
        <w:rPr>
          <w:rFonts w:ascii="Times New Roman" w:eastAsia="Times New Roman" w:hAnsi="Times New Roman" w:cs="Times New Roman"/>
          <w:b/>
          <w:color w:val="000000"/>
          <w:sz w:val="24"/>
          <w:szCs w:val="24"/>
        </w:rPr>
        <w:t>, dites-nous quels types d’informations vous paraissent les plus importantes à donner aux patients atteintes d’un cancer afin qu’ils puissent choisir de contacter ou non une équipe médicale qui propose des essais précoces en pleine connaissance de cause. Pour chaque type d’information cité ci-dessous, évaluez le niveau d’importance en lui attribuant une note de 0 à 10 (0 représente le niveau le moins important et 10 le niveau le plus important).</w:t>
      </w:r>
    </w:p>
    <w:tbl>
      <w:tblPr>
        <w:tblStyle w:val="afffa"/>
        <w:tblW w:w="13650" w:type="dxa"/>
        <w:tblInd w:w="-5" w:type="dxa"/>
        <w:tblLayout w:type="fixed"/>
        <w:tblLook w:val="0400" w:firstRow="0" w:lastRow="0" w:firstColumn="0" w:lastColumn="0" w:noHBand="0" w:noVBand="1"/>
      </w:tblPr>
      <w:tblGrid>
        <w:gridCol w:w="8652"/>
        <w:gridCol w:w="456"/>
        <w:gridCol w:w="455"/>
        <w:gridCol w:w="454"/>
        <w:gridCol w:w="455"/>
        <w:gridCol w:w="454"/>
        <w:gridCol w:w="454"/>
        <w:gridCol w:w="455"/>
        <w:gridCol w:w="454"/>
        <w:gridCol w:w="454"/>
        <w:gridCol w:w="455"/>
        <w:gridCol w:w="452"/>
      </w:tblGrid>
      <w:tr w:rsidR="001C4A6F" w14:paraId="6B4AB6CA"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AD" w14:textId="77777777" w:rsidR="001C4A6F" w:rsidRDefault="001C4A6F">
            <w:pPr>
              <w:pBdr>
                <w:top w:val="nil"/>
                <w:left w:val="nil"/>
                <w:bottom w:val="nil"/>
                <w:right w:val="nil"/>
                <w:between w:val="nil"/>
              </w:pBdr>
              <w:rPr>
                <w:rFonts w:ascii="Calibri" w:eastAsia="Calibri" w:hAnsi="Calibri" w:cs="Calibri"/>
                <w:b/>
                <w:color w:val="000000"/>
              </w:rPr>
            </w:pPr>
          </w:p>
        </w:tc>
        <w:tc>
          <w:tcPr>
            <w:tcW w:w="4998" w:type="dxa"/>
            <w:gridSpan w:val="11"/>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AE"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Importance de l’information pour décider de contacter un centre investigateur</w:t>
            </w:r>
          </w:p>
        </w:tc>
      </w:tr>
      <w:tr w:rsidR="001C4A6F" w14:paraId="2C5341A5"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9" w14:textId="77777777" w:rsidR="001C4A6F" w:rsidRDefault="001C4A6F">
            <w:pPr>
              <w:pBdr>
                <w:top w:val="nil"/>
                <w:left w:val="nil"/>
                <w:bottom w:val="nil"/>
                <w:right w:val="nil"/>
                <w:between w:val="nil"/>
              </w:pBdr>
              <w:rPr>
                <w:rFonts w:ascii="Calibri" w:eastAsia="Calibri" w:hAnsi="Calibri" w:cs="Calibri"/>
                <w:b/>
                <w:color w:val="000000"/>
              </w:rPr>
            </w:pP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A"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0</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B"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1</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C"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2</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D"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3</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E"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4</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BF"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5</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C0"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6</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C1"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7</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C2"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8</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C3"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9</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C4"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b/>
                <w:color w:val="000000"/>
                <w:sz w:val="24"/>
                <w:szCs w:val="24"/>
              </w:rPr>
              <w:t>10</w:t>
            </w:r>
          </w:p>
        </w:tc>
      </w:tr>
      <w:tr w:rsidR="001C4A6F" w14:paraId="110A1DE7"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C5" w14:textId="77777777" w:rsidR="001C4A6F" w:rsidRDefault="001C4A6F">
            <w:pPr>
              <w:pBdr>
                <w:top w:val="nil"/>
                <w:left w:val="nil"/>
                <w:bottom w:val="nil"/>
                <w:right w:val="nil"/>
                <w:between w:val="nil"/>
              </w:pBdr>
              <w:rPr>
                <w:rFonts w:ascii="Calibri" w:eastAsia="Calibri" w:hAnsi="Calibri" w:cs="Calibri"/>
                <w:color w:val="000000"/>
              </w:rPr>
            </w:pP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C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4C29DAEB"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D1"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a.</w:t>
            </w:r>
            <w:r>
              <w:rPr>
                <w:rFonts w:ascii="Calibri" w:eastAsia="Calibri" w:hAnsi="Calibri" w:cs="Calibri"/>
                <w:color w:val="000000"/>
              </w:rPr>
              <w:t xml:space="preserve"> La nécessité de passer des examens pour savoir si vous pouvez participer</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7CC04574"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DD"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b.</w:t>
            </w:r>
            <w:r>
              <w:rPr>
                <w:rFonts w:ascii="Calibri" w:eastAsia="Calibri" w:hAnsi="Calibri" w:cs="Calibri"/>
                <w:color w:val="000000"/>
              </w:rPr>
              <w:t xml:space="preserve"> La nécessité de signer un formulaire de consentement</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D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77357C68"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E9"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c.</w:t>
            </w:r>
            <w:r>
              <w:rPr>
                <w:rFonts w:ascii="Calibri" w:eastAsia="Calibri" w:hAnsi="Calibri" w:cs="Calibri"/>
                <w:color w:val="000000"/>
              </w:rPr>
              <w:t xml:space="preserve"> La possibilité qu’un essai soit complet avant que vous puissiez participer</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E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59F298FE"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5F5"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d.</w:t>
            </w:r>
            <w:r>
              <w:rPr>
                <w:rFonts w:ascii="Calibri" w:eastAsia="Calibri" w:hAnsi="Calibri" w:cs="Calibri"/>
                <w:color w:val="000000"/>
              </w:rPr>
              <w:t xml:space="preserve"> L’équipe médicale qui assure le suivi</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5F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4AE421D0"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01"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e.</w:t>
            </w:r>
            <w:r>
              <w:rPr>
                <w:rFonts w:ascii="Calibri" w:eastAsia="Calibri" w:hAnsi="Calibri" w:cs="Calibri"/>
                <w:color w:val="000000"/>
              </w:rPr>
              <w:t xml:space="preserve"> Le caractère « standard », habituel, du traitement</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2CF204BA"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0D"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f.</w:t>
            </w:r>
            <w:r>
              <w:rPr>
                <w:rFonts w:ascii="Calibri" w:eastAsia="Calibri" w:hAnsi="Calibri" w:cs="Calibri"/>
                <w:color w:val="000000"/>
              </w:rPr>
              <w:t xml:space="preserve"> La nécessité de se rendre dans un centre spécialisé</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0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5BAC1714"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19"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g.</w:t>
            </w:r>
            <w:r>
              <w:rPr>
                <w:rFonts w:ascii="Calibri" w:eastAsia="Calibri" w:hAnsi="Calibri" w:cs="Calibri"/>
                <w:color w:val="000000"/>
              </w:rPr>
              <w:t xml:space="preserve"> La nécessité d’avoir des examens médicaux supplémentaires</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1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73FE4D5A"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25"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h.</w:t>
            </w:r>
            <w:r>
              <w:rPr>
                <w:rFonts w:ascii="Calibri" w:eastAsia="Calibri" w:hAnsi="Calibri" w:cs="Calibri"/>
                <w:color w:val="000000"/>
              </w:rPr>
              <w:t xml:space="preserve"> L’incertitude sur l’efficacité du traitement</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2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7DEA75E5"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31"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i.</w:t>
            </w:r>
            <w:r>
              <w:rPr>
                <w:rFonts w:ascii="Calibri" w:eastAsia="Calibri" w:hAnsi="Calibri" w:cs="Calibri"/>
                <w:color w:val="000000"/>
              </w:rPr>
              <w:t xml:space="preserve"> L L’incertitude sur les effets secondaires et les risques pour la santé</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26B9CA4E"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3D"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j.</w:t>
            </w:r>
            <w:r>
              <w:rPr>
                <w:rFonts w:ascii="Calibri" w:eastAsia="Calibri" w:hAnsi="Calibri" w:cs="Calibri"/>
                <w:color w:val="000000"/>
              </w:rPr>
              <w:t xml:space="preserve"> L’utilité pour les autres patients)</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3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4092CC68"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49"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k.</w:t>
            </w:r>
            <w:r>
              <w:rPr>
                <w:rFonts w:ascii="Calibri" w:eastAsia="Calibri" w:hAnsi="Calibri" w:cs="Calibri"/>
                <w:color w:val="000000"/>
              </w:rPr>
              <w:t xml:space="preserve"> La prise en charge des coûts du traitement</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4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5AB882DA"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55"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l.</w:t>
            </w:r>
            <w:r>
              <w:rPr>
                <w:rFonts w:ascii="Calibri" w:eastAsia="Calibri" w:hAnsi="Calibri" w:cs="Calibri"/>
                <w:color w:val="000000"/>
              </w:rPr>
              <w:t xml:space="preserve"> La fréquence du suivi médical</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5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7380D390"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61"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m.</w:t>
            </w:r>
            <w:r>
              <w:rPr>
                <w:rFonts w:ascii="Calibri" w:eastAsia="Calibri" w:hAnsi="Calibri" w:cs="Calibri"/>
                <w:color w:val="000000"/>
              </w:rPr>
              <w:t xml:space="preserve"> Le fait de pouvoir changer d’avis</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30412A82"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6D"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n.</w:t>
            </w:r>
            <w:r>
              <w:rPr>
                <w:rFonts w:ascii="Calibri" w:eastAsia="Calibri" w:hAnsi="Calibri" w:cs="Calibri"/>
                <w:color w:val="000000"/>
              </w:rPr>
              <w:t xml:space="preserve"> Les effets secondaires fréquents</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6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vAlign w:val="center"/>
          </w:tcPr>
          <w:p w14:paraId="0000067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4F0885FB"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9"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o.</w:t>
            </w:r>
            <w:r>
              <w:rPr>
                <w:rFonts w:ascii="Calibri" w:eastAsia="Calibri" w:hAnsi="Calibri" w:cs="Calibri"/>
                <w:color w:val="000000"/>
              </w:rPr>
              <w:t xml:space="preserve"> Les effets secondaires plus rares</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7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1508D656"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5"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p.</w:t>
            </w:r>
            <w:r>
              <w:rPr>
                <w:rFonts w:ascii="Calibri" w:eastAsia="Calibri" w:hAnsi="Calibri" w:cs="Calibri"/>
                <w:color w:val="000000"/>
              </w:rPr>
              <w:t xml:space="preserve"> La possibilité que le traitement initialement choisi ne puisse pas être réalisé dans certains cas</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D"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E"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8F"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r w:rsidR="001C4A6F" w14:paraId="0F136727" w14:textId="77777777">
        <w:trPr>
          <w:trHeight w:val="308"/>
        </w:trPr>
        <w:tc>
          <w:tcPr>
            <w:tcW w:w="86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1" w14:textId="77777777" w:rsidR="001C4A6F" w:rsidRDefault="00C23C04">
            <w:pPr>
              <w:pBdr>
                <w:top w:val="nil"/>
                <w:left w:val="nil"/>
                <w:bottom w:val="nil"/>
                <w:right w:val="nil"/>
                <w:between w:val="nil"/>
              </w:pBdr>
              <w:rPr>
                <w:rFonts w:ascii="Calibri" w:eastAsia="Calibri" w:hAnsi="Calibri" w:cs="Calibri"/>
                <w:color w:val="000000"/>
              </w:rPr>
            </w:pPr>
            <w:r>
              <w:rPr>
                <w:rFonts w:ascii="Calibri" w:eastAsia="Calibri" w:hAnsi="Calibri" w:cs="Calibri"/>
                <w:b/>
                <w:color w:val="000000"/>
              </w:rPr>
              <w:t>q.</w:t>
            </w:r>
            <w:r>
              <w:rPr>
                <w:rFonts w:ascii="Calibri" w:eastAsia="Calibri" w:hAnsi="Calibri" w:cs="Calibri"/>
                <w:color w:val="000000"/>
              </w:rPr>
              <w:t xml:space="preserve"> La nécessité de se rendre dans un centre spécialisé</w:t>
            </w:r>
          </w:p>
        </w:tc>
        <w:tc>
          <w:tcPr>
            <w:tcW w:w="456"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3"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4"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5"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6"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7"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8"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9"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5"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B"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c>
          <w:tcPr>
            <w:tcW w:w="45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9C"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rPr>
            </w:pPr>
            <w:r>
              <w:rPr>
                <w:rFonts w:ascii="Noto Sans Symbols" w:eastAsia="Noto Sans Symbols" w:hAnsi="Noto Sans Symbols" w:cs="Noto Sans Symbols"/>
                <w:color w:val="000000"/>
              </w:rPr>
              <w:t>❑</w:t>
            </w:r>
          </w:p>
        </w:tc>
      </w:tr>
    </w:tbl>
    <w:p w14:paraId="0000069D"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9E"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8.  Selon vous, quelles sont les deux informations les plus importantes pour décider de contacter un centre investigateur parmi la liste d’informations présentées ci-dessus ? Pourquoi ?</w:t>
      </w:r>
    </w:p>
    <w:p w14:paraId="0000069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0"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1"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A2"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A3"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9. Selon vous, y aurait-il d’autres informations importantes à donner aux patients pour leur permettre de faire un choix ? Lesquelles ?</w:t>
      </w:r>
    </w:p>
    <w:p w14:paraId="000006A4"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A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7"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A8"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A9"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10. Si vous souhaitez nous faire part d’autres commentaires concernant les choix de traitements ou ce questionnaire, n’hésitez pas :</w:t>
      </w:r>
    </w:p>
    <w:p w14:paraId="000006A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B"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C"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AD"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AE" w14:textId="77777777" w:rsidR="001C4A6F" w:rsidRDefault="00C23C04">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r>
        <w:rPr>
          <w:rFonts w:ascii="Times New Roman" w:eastAsia="Times New Roman" w:hAnsi="Times New Roman" w:cs="Times New Roman"/>
          <w:b/>
          <w:smallCaps/>
          <w:color w:val="000000"/>
          <w:sz w:val="24"/>
          <w:szCs w:val="24"/>
        </w:rPr>
        <w:t>PARTIE 3. PRÉSENTATION DES INFORMATIONS DANS UN OUTIL D’AIDE À LA DÉCISION</w:t>
      </w:r>
    </w:p>
    <w:p w14:paraId="000006AF"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B0" w14:textId="77777777" w:rsidR="001C4A6F" w:rsidRDefault="00C23C04">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Une première version d’outil d’aide à la décision a été élaborée par notre équipe. Nous aurions besoin de votre aide afin de l’améliorer. Merci de lire la brochure ci-après attentivement. Nous vous demanderons de nous donner votre avis et suggestions concernant cette brochure en vous rappelant que cette brochure ne concernera que certains patients pour lesquels la participation à un essai précoce peut être discutée.</w:t>
      </w:r>
    </w:p>
    <w:p w14:paraId="000006B1" w14:textId="77777777" w:rsidR="001C4A6F" w:rsidRDefault="001C4A6F">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p>
    <w:p w14:paraId="000006B2" w14:textId="77777777" w:rsidR="001C4A6F" w:rsidRDefault="00C23C04">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Pour chacune des sections de la brochure, il vous est demandé d’évaluer l’utilité de la question en lui attribuant une note de 0 à 10 (</w:t>
      </w:r>
      <w:r>
        <w:rPr>
          <w:rFonts w:ascii="Times New Roman" w:eastAsia="Times New Roman" w:hAnsi="Times New Roman" w:cs="Times New Roman"/>
          <w:color w:val="000000"/>
          <w:sz w:val="24"/>
          <w:szCs w:val="24"/>
        </w:rPr>
        <w:t>donner un chiffre entre 0 = </w:t>
      </w:r>
      <w:r>
        <w:rPr>
          <w:rFonts w:ascii="Times New Roman" w:eastAsia="Times New Roman" w:hAnsi="Times New Roman" w:cs="Times New Roman"/>
          <w:i/>
          <w:color w:val="000000"/>
          <w:sz w:val="24"/>
          <w:szCs w:val="24"/>
        </w:rPr>
        <w:t>'pas du tout utile'</w:t>
      </w:r>
      <w:r>
        <w:rPr>
          <w:rFonts w:ascii="Times New Roman" w:eastAsia="Times New Roman" w:hAnsi="Times New Roman" w:cs="Times New Roman"/>
          <w:color w:val="000000"/>
          <w:sz w:val="24"/>
          <w:szCs w:val="24"/>
        </w:rPr>
        <w:t xml:space="preserve"> et 10 = </w:t>
      </w:r>
      <w:r>
        <w:rPr>
          <w:rFonts w:ascii="Times New Roman" w:eastAsia="Times New Roman" w:hAnsi="Times New Roman" w:cs="Times New Roman"/>
          <w:i/>
          <w:color w:val="000000"/>
          <w:sz w:val="24"/>
          <w:szCs w:val="24"/>
        </w:rPr>
        <w:t>'extrêmement utile'</w:t>
      </w:r>
      <w:r>
        <w:rPr>
          <w:rFonts w:ascii="Times New Roman" w:eastAsia="Times New Roman" w:hAnsi="Times New Roman" w:cs="Times New Roman"/>
          <w:color w:val="000000"/>
          <w:sz w:val="24"/>
          <w:szCs w:val="24"/>
        </w:rPr>
        <w:t>).</w:t>
      </w:r>
      <w:r>
        <w:rPr>
          <w:rFonts w:ascii="Times New Roman" w:eastAsia="Times New Roman" w:hAnsi="Times New Roman" w:cs="Times New Roman"/>
          <w:b/>
          <w:color w:val="000000"/>
          <w:sz w:val="24"/>
          <w:szCs w:val="24"/>
        </w:rPr>
        <w:t xml:space="preserve"> Si besoin, merci de nous indiquer vos suggestions de modifications concernant le texte et les images.</w:t>
      </w:r>
    </w:p>
    <w:tbl>
      <w:tblPr>
        <w:tblStyle w:val="afffb"/>
        <w:tblW w:w="13995" w:type="dxa"/>
        <w:tblInd w:w="0" w:type="dxa"/>
        <w:tblLayout w:type="fixed"/>
        <w:tblLook w:val="0400" w:firstRow="0" w:lastRow="0" w:firstColumn="0" w:lastColumn="0" w:noHBand="0" w:noVBand="1"/>
      </w:tblPr>
      <w:tblGrid>
        <w:gridCol w:w="6414"/>
        <w:gridCol w:w="7581"/>
      </w:tblGrid>
      <w:tr w:rsidR="001C4A6F" w14:paraId="766908B3" w14:textId="77777777">
        <w:tc>
          <w:tcPr>
            <w:tcW w:w="6414"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B3" w14:textId="77777777" w:rsidR="001C4A6F" w:rsidRDefault="001C4A6F">
            <w:pPr>
              <w:pBdr>
                <w:top w:val="nil"/>
                <w:left w:val="nil"/>
                <w:bottom w:val="nil"/>
                <w:right w:val="nil"/>
                <w:between w:val="nil"/>
              </w:pBdr>
              <w:jc w:val="center"/>
              <w:rPr>
                <w:rFonts w:ascii="Calibri" w:eastAsia="Calibri" w:hAnsi="Calibri" w:cs="Calibri"/>
                <w:color w:val="000000"/>
              </w:rPr>
            </w:pPr>
          </w:p>
        </w:tc>
        <w:tc>
          <w:tcPr>
            <w:tcW w:w="7581"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14:paraId="000006B4" w14:textId="77777777" w:rsidR="001C4A6F" w:rsidRDefault="001C4A6F">
            <w:pPr>
              <w:pBdr>
                <w:top w:val="nil"/>
                <w:left w:val="nil"/>
                <w:bottom w:val="nil"/>
                <w:right w:val="nil"/>
                <w:between w:val="nil"/>
              </w:pBdr>
              <w:jc w:val="center"/>
              <w:rPr>
                <w:rFonts w:ascii="Calibri" w:eastAsia="Calibri" w:hAnsi="Calibri" w:cs="Calibri"/>
                <w:color w:val="000000"/>
              </w:rPr>
            </w:pPr>
          </w:p>
          <w:p w14:paraId="000006B5" w14:textId="77777777" w:rsidR="001C4A6F" w:rsidRDefault="001C4A6F">
            <w:pPr>
              <w:pBdr>
                <w:top w:val="nil"/>
                <w:left w:val="nil"/>
                <w:bottom w:val="nil"/>
                <w:right w:val="nil"/>
                <w:between w:val="nil"/>
              </w:pBdr>
              <w:jc w:val="center"/>
              <w:rPr>
                <w:rFonts w:ascii="Calibri" w:eastAsia="Calibri" w:hAnsi="Calibri" w:cs="Calibri"/>
                <w:b/>
                <w:color w:val="000000"/>
              </w:rPr>
            </w:pPr>
          </w:p>
          <w:p w14:paraId="000006B6" w14:textId="77777777" w:rsidR="001C4A6F" w:rsidRDefault="001C4A6F">
            <w:pPr>
              <w:pBdr>
                <w:top w:val="nil"/>
                <w:left w:val="nil"/>
                <w:bottom w:val="nil"/>
                <w:right w:val="nil"/>
                <w:between w:val="nil"/>
              </w:pBdr>
              <w:jc w:val="center"/>
              <w:rPr>
                <w:rFonts w:ascii="Calibri" w:eastAsia="Calibri" w:hAnsi="Calibri" w:cs="Calibri"/>
                <w:b/>
                <w:color w:val="000000"/>
              </w:rPr>
            </w:pPr>
          </w:p>
          <w:p w14:paraId="000006B7" w14:textId="77777777" w:rsidR="001C4A6F" w:rsidRDefault="001C4A6F">
            <w:pPr>
              <w:pBdr>
                <w:top w:val="nil"/>
                <w:left w:val="nil"/>
                <w:bottom w:val="nil"/>
                <w:right w:val="nil"/>
                <w:between w:val="nil"/>
              </w:pBdr>
              <w:jc w:val="center"/>
              <w:rPr>
                <w:rFonts w:ascii="Calibri" w:eastAsia="Calibri" w:hAnsi="Calibri" w:cs="Calibri"/>
                <w:color w:val="000000"/>
              </w:rPr>
            </w:pPr>
          </w:p>
          <w:p w14:paraId="000006B8" w14:textId="77777777" w:rsidR="001C4A6F" w:rsidRDefault="001C4A6F">
            <w:pPr>
              <w:pBdr>
                <w:top w:val="nil"/>
                <w:left w:val="nil"/>
                <w:bottom w:val="nil"/>
                <w:right w:val="nil"/>
                <w:between w:val="nil"/>
              </w:pBdr>
              <w:jc w:val="center"/>
              <w:rPr>
                <w:rFonts w:ascii="Calibri" w:eastAsia="Calibri" w:hAnsi="Calibri" w:cs="Calibri"/>
                <w:b/>
                <w:color w:val="000000"/>
              </w:rPr>
            </w:pPr>
          </w:p>
        </w:tc>
      </w:tr>
    </w:tbl>
    <w:p w14:paraId="000006B9" w14:textId="77777777" w:rsidR="001C4A6F" w:rsidRDefault="001C4A6F">
      <w:pPr>
        <w:pBdr>
          <w:top w:val="nil"/>
          <w:left w:val="nil"/>
          <w:bottom w:val="nil"/>
          <w:right w:val="nil"/>
          <w:between w:val="nil"/>
        </w:pBdr>
        <w:jc w:val="center"/>
        <w:rPr>
          <w:rFonts w:ascii="Times New Roman" w:eastAsia="Times New Roman" w:hAnsi="Times New Roman" w:cs="Times New Roman"/>
          <w:b/>
          <w:color w:val="000000"/>
          <w:sz w:val="24"/>
          <w:szCs w:val="24"/>
        </w:rPr>
      </w:pPr>
    </w:p>
    <w:p w14:paraId="000006BA"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12"/>
          <w:szCs w:val="12"/>
        </w:rPr>
      </w:pPr>
    </w:p>
    <w:p w14:paraId="000006BB"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11a. Selon vous, cette introduction est-elle utile pour choisir de contacter un centre investigateur ?</w:t>
      </w:r>
    </w:p>
    <w:p w14:paraId="000006BC"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12"/>
          <w:szCs w:val="12"/>
        </w:rPr>
      </w:pPr>
    </w:p>
    <w:tbl>
      <w:tblPr>
        <w:tblStyle w:val="afffc"/>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367FAA72" w14:textId="77777777">
        <w:tc>
          <w:tcPr>
            <w:tcW w:w="1279" w:type="dxa"/>
            <w:tcMar>
              <w:top w:w="0" w:type="dxa"/>
              <w:left w:w="108" w:type="dxa"/>
              <w:bottom w:w="0" w:type="dxa"/>
              <w:right w:w="108" w:type="dxa"/>
            </w:tcMar>
          </w:tcPr>
          <w:p w14:paraId="000006BD"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6BE"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6B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6C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6C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6C2"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6C3"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6C4"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6C5"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6C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6C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6C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6C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6CA"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6CB"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6CC"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12"/>
          <w:szCs w:val="12"/>
        </w:rPr>
      </w:pPr>
    </w:p>
    <w:p w14:paraId="000006CD"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11b.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6C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C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D0"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6D1"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sz w:val="24"/>
          <w:szCs w:val="24"/>
        </w:rPr>
      </w:pPr>
      <w:r>
        <w:br w:type="page"/>
      </w:r>
    </w:p>
    <w:p w14:paraId="000006D2"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D3"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12a. Selon vous, cette section est-elle utile pour choisir de contacter un centre investigateur ?</w:t>
      </w:r>
    </w:p>
    <w:p w14:paraId="000006D4"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d"/>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5ABAB526" w14:textId="77777777">
        <w:tc>
          <w:tcPr>
            <w:tcW w:w="1279" w:type="dxa"/>
            <w:tcMar>
              <w:top w:w="0" w:type="dxa"/>
              <w:left w:w="108" w:type="dxa"/>
              <w:bottom w:w="0" w:type="dxa"/>
              <w:right w:w="108" w:type="dxa"/>
            </w:tcMar>
          </w:tcPr>
          <w:p w14:paraId="000006D5"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6D6"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6D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6D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6D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6DA"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6DB"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6DC"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6DD"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6DE"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6D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6E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6E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6E2"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6E3"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6E4"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E5"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12b.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6E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E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E8"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E9"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6EA"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13a. Selon vous, cette section est-elle utile pour choisir de contacter un centre investigateur ?</w:t>
      </w:r>
    </w:p>
    <w:tbl>
      <w:tblPr>
        <w:tblStyle w:val="afffe"/>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47C4558F" w14:textId="77777777">
        <w:tc>
          <w:tcPr>
            <w:tcW w:w="1279" w:type="dxa"/>
            <w:tcMar>
              <w:top w:w="0" w:type="dxa"/>
              <w:left w:w="108" w:type="dxa"/>
              <w:bottom w:w="0" w:type="dxa"/>
              <w:right w:w="108" w:type="dxa"/>
            </w:tcMar>
          </w:tcPr>
          <w:p w14:paraId="000006EB"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6EC"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6ED"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6EE"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6E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6F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6F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6F2"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6F3"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6F4"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6F5"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6F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6F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6F8"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6F9"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6FA"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6FB"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13b.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6FC"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FD"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F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6FF" w14:textId="77777777" w:rsidR="001C4A6F" w:rsidRDefault="00C23C04">
      <w:pPr>
        <w:pBdr>
          <w:top w:val="nil"/>
          <w:left w:val="nil"/>
          <w:bottom w:val="nil"/>
          <w:right w:val="nil"/>
          <w:between w:val="nil"/>
        </w:pBdr>
        <w:jc w:val="center"/>
        <w:rPr>
          <w:rFonts w:ascii="Times New Roman" w:eastAsia="Times New Roman" w:hAnsi="Times New Roman" w:cs="Times New Roman"/>
          <w:b/>
          <w:color w:val="000000"/>
          <w:sz w:val="24"/>
          <w:szCs w:val="24"/>
        </w:rPr>
      </w:pPr>
      <w:r>
        <w:br w:type="page"/>
      </w:r>
    </w:p>
    <w:p w14:paraId="00000700"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rPr>
        <w:lastRenderedPageBreak/>
        <w:drawing>
          <wp:inline distT="0" distB="0" distL="0" distR="0">
            <wp:extent cx="6259195" cy="3074035"/>
            <wp:effectExtent l="0" t="0" r="0" b="0"/>
            <wp:docPr id="4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43"/>
                    <a:srcRect/>
                    <a:stretch>
                      <a:fillRect/>
                    </a:stretch>
                  </pic:blipFill>
                  <pic:spPr>
                    <a:xfrm>
                      <a:off x="0" y="0"/>
                      <a:ext cx="6259195" cy="3074035"/>
                    </a:xfrm>
                    <a:prstGeom prst="rect">
                      <a:avLst/>
                    </a:prstGeom>
                    <a:ln/>
                  </pic:spPr>
                </pic:pic>
              </a:graphicData>
            </a:graphic>
          </wp:inline>
        </w:drawing>
      </w:r>
    </w:p>
    <w:p w14:paraId="00000701"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02"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14a. Selon vous, cette section est-elle utile pour choisir de contacter un centre investigateur ?</w:t>
      </w:r>
    </w:p>
    <w:p w14:paraId="00000703"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f"/>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52133839" w14:textId="77777777">
        <w:tc>
          <w:tcPr>
            <w:tcW w:w="1279" w:type="dxa"/>
            <w:tcMar>
              <w:top w:w="0" w:type="dxa"/>
              <w:left w:w="108" w:type="dxa"/>
              <w:bottom w:w="0" w:type="dxa"/>
              <w:right w:w="108" w:type="dxa"/>
            </w:tcMar>
          </w:tcPr>
          <w:p w14:paraId="00000704"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705"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70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70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70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70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70A"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70B"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70C"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70D"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70E"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70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71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711"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712"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713"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14"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14b.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71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1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1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18" w14:textId="77777777" w:rsidR="001C4A6F" w:rsidRDefault="001C4A6F">
      <w:pPr>
        <w:pBdr>
          <w:top w:val="nil"/>
          <w:left w:val="nil"/>
          <w:bottom w:val="nil"/>
          <w:right w:val="nil"/>
          <w:between w:val="nil"/>
        </w:pBdr>
        <w:jc w:val="center"/>
        <w:rPr>
          <w:rFonts w:ascii="Times New Roman" w:eastAsia="Times New Roman" w:hAnsi="Times New Roman" w:cs="Times New Roman"/>
          <w:b/>
          <w:color w:val="000000"/>
          <w:sz w:val="24"/>
          <w:szCs w:val="24"/>
        </w:rPr>
      </w:pPr>
    </w:p>
    <w:p w14:paraId="00000719"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71A"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sz w:val="24"/>
          <w:szCs w:val="24"/>
        </w:rPr>
      </w:pPr>
      <w:r>
        <w:br w:type="page"/>
      </w:r>
    </w:p>
    <w:p w14:paraId="0000071B"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lastRenderedPageBreak/>
        <w:t>15a. Selon vous, cette section est-elle utile pour choisir de contacter un centre investigateur ?</w:t>
      </w:r>
    </w:p>
    <w:p w14:paraId="0000071C"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f0"/>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4660C46A" w14:textId="77777777">
        <w:tc>
          <w:tcPr>
            <w:tcW w:w="1279" w:type="dxa"/>
            <w:tcMar>
              <w:top w:w="0" w:type="dxa"/>
              <w:left w:w="108" w:type="dxa"/>
              <w:bottom w:w="0" w:type="dxa"/>
              <w:right w:w="108" w:type="dxa"/>
            </w:tcMar>
          </w:tcPr>
          <w:p w14:paraId="0000071D"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71E"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71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72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72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722"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723"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724"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725"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72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72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72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72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72A"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72B"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72C"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2D"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15b.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72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2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30"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31"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732"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16a. Selon vous, cette section est-elle utile pour choisir de contacter un centre investigateur ?</w:t>
      </w:r>
    </w:p>
    <w:p w14:paraId="00000733"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f1"/>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095BEAF5" w14:textId="77777777">
        <w:tc>
          <w:tcPr>
            <w:tcW w:w="1279" w:type="dxa"/>
            <w:tcMar>
              <w:top w:w="0" w:type="dxa"/>
              <w:left w:w="108" w:type="dxa"/>
              <w:bottom w:w="0" w:type="dxa"/>
              <w:right w:w="108" w:type="dxa"/>
            </w:tcMar>
          </w:tcPr>
          <w:p w14:paraId="00000734"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735"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73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73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73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73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73A"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73B"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73C"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73D"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73E"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73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74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741"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742"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743"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44"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16b.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74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4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4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48"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749"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4A"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17a. Selon vous, cette section est-elle utile pour choisir de contacter un centre investigateur ?</w:t>
      </w:r>
    </w:p>
    <w:p w14:paraId="0000074B"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f2"/>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26516151" w14:textId="77777777">
        <w:tc>
          <w:tcPr>
            <w:tcW w:w="1279" w:type="dxa"/>
            <w:tcMar>
              <w:top w:w="0" w:type="dxa"/>
              <w:left w:w="108" w:type="dxa"/>
              <w:bottom w:w="0" w:type="dxa"/>
              <w:right w:w="108" w:type="dxa"/>
            </w:tcMar>
          </w:tcPr>
          <w:p w14:paraId="0000074C"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74D"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74E"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74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75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75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752"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753"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754"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755"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75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75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75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759"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75A"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75B"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5C"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17b.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75D"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5E"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5F"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60"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61"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762" w14:textId="77777777" w:rsidR="001C4A6F" w:rsidRDefault="00C23C04">
      <w:pPr>
        <w:pBdr>
          <w:top w:val="nil"/>
          <w:left w:val="nil"/>
          <w:bottom w:val="nil"/>
          <w:right w:val="nil"/>
          <w:between w:val="nil"/>
        </w:pBdr>
        <w:jc w:val="center"/>
        <w:rPr>
          <w:rFonts w:ascii="Times New Roman" w:eastAsia="Times New Roman" w:hAnsi="Times New Roman" w:cs="Times New Roman"/>
          <w:color w:val="000000"/>
          <w:sz w:val="24"/>
          <w:szCs w:val="24"/>
        </w:rPr>
      </w:pPr>
      <w:r>
        <w:br w:type="page"/>
      </w:r>
    </w:p>
    <w:p w14:paraId="00000763"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64"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18a. Selon vous, cette section est-elle utile pour choisir de contacter un centre investigateur ?</w:t>
      </w:r>
    </w:p>
    <w:p w14:paraId="00000765"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f3"/>
        <w:tblW w:w="6360" w:type="dxa"/>
        <w:tblInd w:w="0" w:type="dxa"/>
        <w:tblLayout w:type="fixed"/>
        <w:tblLook w:val="0400" w:firstRow="0" w:lastRow="0" w:firstColumn="0" w:lastColumn="0" w:noHBand="0" w:noVBand="1"/>
      </w:tblPr>
      <w:tblGrid>
        <w:gridCol w:w="1279"/>
        <w:gridCol w:w="316"/>
        <w:gridCol w:w="316"/>
        <w:gridCol w:w="316"/>
        <w:gridCol w:w="315"/>
        <w:gridCol w:w="316"/>
        <w:gridCol w:w="316"/>
        <w:gridCol w:w="316"/>
        <w:gridCol w:w="315"/>
        <w:gridCol w:w="316"/>
        <w:gridCol w:w="316"/>
        <w:gridCol w:w="416"/>
        <w:gridCol w:w="1507"/>
      </w:tblGrid>
      <w:tr w:rsidR="001C4A6F" w14:paraId="1B0F2FA1" w14:textId="77777777">
        <w:tc>
          <w:tcPr>
            <w:tcW w:w="1279" w:type="dxa"/>
            <w:tcMar>
              <w:top w:w="0" w:type="dxa"/>
              <w:left w:w="108" w:type="dxa"/>
              <w:bottom w:w="0" w:type="dxa"/>
              <w:right w:w="108" w:type="dxa"/>
            </w:tcMar>
          </w:tcPr>
          <w:p w14:paraId="00000766"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p w14:paraId="00000767"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c>
          <w:tcPr>
            <w:tcW w:w="316" w:type="dxa"/>
            <w:tcMar>
              <w:top w:w="0" w:type="dxa"/>
              <w:left w:w="108" w:type="dxa"/>
              <w:bottom w:w="0" w:type="dxa"/>
              <w:right w:w="108" w:type="dxa"/>
            </w:tcMar>
          </w:tcPr>
          <w:p w14:paraId="0000076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76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6" w:type="dxa"/>
            <w:tcMar>
              <w:top w:w="0" w:type="dxa"/>
              <w:left w:w="108" w:type="dxa"/>
              <w:bottom w:w="0" w:type="dxa"/>
              <w:right w:w="108" w:type="dxa"/>
            </w:tcMar>
          </w:tcPr>
          <w:p w14:paraId="0000076A"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5" w:type="dxa"/>
            <w:tcMar>
              <w:top w:w="0" w:type="dxa"/>
              <w:left w:w="108" w:type="dxa"/>
              <w:bottom w:w="0" w:type="dxa"/>
              <w:right w:w="108" w:type="dxa"/>
            </w:tcMar>
          </w:tcPr>
          <w:p w14:paraId="0000076B"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6" w:type="dxa"/>
            <w:tcMar>
              <w:top w:w="0" w:type="dxa"/>
              <w:left w:w="108" w:type="dxa"/>
              <w:bottom w:w="0" w:type="dxa"/>
              <w:right w:w="108" w:type="dxa"/>
            </w:tcMar>
          </w:tcPr>
          <w:p w14:paraId="0000076C"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6" w:type="dxa"/>
            <w:tcMar>
              <w:top w:w="0" w:type="dxa"/>
              <w:left w:w="108" w:type="dxa"/>
              <w:bottom w:w="0" w:type="dxa"/>
              <w:right w:w="108" w:type="dxa"/>
            </w:tcMar>
          </w:tcPr>
          <w:p w14:paraId="0000076D"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76E"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76F"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77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6" w:type="dxa"/>
            <w:tcMar>
              <w:top w:w="0" w:type="dxa"/>
              <w:left w:w="108" w:type="dxa"/>
              <w:bottom w:w="0" w:type="dxa"/>
              <w:right w:w="108" w:type="dxa"/>
            </w:tcMar>
          </w:tcPr>
          <w:p w14:paraId="0000077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772"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507" w:type="dxa"/>
            <w:tcMar>
              <w:top w:w="0" w:type="dxa"/>
              <w:left w:w="108" w:type="dxa"/>
              <w:bottom w:w="0" w:type="dxa"/>
              <w:right w:w="108" w:type="dxa"/>
            </w:tcMar>
          </w:tcPr>
          <w:p w14:paraId="00000773"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Extrêmement</w:t>
            </w:r>
          </w:p>
          <w:p w14:paraId="00000774"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utile</w:t>
            </w:r>
          </w:p>
        </w:tc>
      </w:tr>
    </w:tbl>
    <w:p w14:paraId="00000775"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76"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18b.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choses à modifier concernant le texte ou la présentation de cette section ?</w:t>
      </w:r>
    </w:p>
    <w:p w14:paraId="0000077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78"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7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7A"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77B" w14:textId="77777777" w:rsidR="001C4A6F" w:rsidRDefault="00C23C04">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r>
        <w:br w:type="page"/>
      </w:r>
      <w:r>
        <w:rPr>
          <w:rFonts w:ascii="Times New Roman" w:eastAsia="Times New Roman" w:hAnsi="Times New Roman" w:cs="Times New Roman"/>
          <w:b/>
          <w:smallCaps/>
          <w:color w:val="000000"/>
          <w:sz w:val="24"/>
          <w:szCs w:val="24"/>
        </w:rPr>
        <w:lastRenderedPageBreak/>
        <w:t>PARTIE 4. EVALUATION GLOBALE DE L’OUTIL D’AIDE À LA DÉCISION</w:t>
      </w:r>
    </w:p>
    <w:p w14:paraId="0000077C"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7D" w14:textId="77777777" w:rsidR="001C4A6F" w:rsidRDefault="00C23C04">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Merci de nous avoir donné votre avis sur les différentes sections de cet outil d’aide à la décision. Vous pouvez maintenant l’afficher dans son intégralité en cliquant sur ce bouton et nous donner votre avis plus général sur la brochure.</w:t>
      </w:r>
    </w:p>
    <w:p w14:paraId="0000077E" w14:textId="77777777" w:rsidR="001C4A6F" w:rsidRDefault="001C4A6F">
      <w:pPr>
        <w:pBdr>
          <w:top w:val="nil"/>
          <w:left w:val="nil"/>
          <w:bottom w:val="nil"/>
          <w:right w:val="nil"/>
          <w:between w:val="nil"/>
        </w:pBdr>
        <w:shd w:val="clear" w:color="auto" w:fill="D5DCE4"/>
        <w:jc w:val="both"/>
        <w:rPr>
          <w:rFonts w:ascii="Times New Roman" w:eastAsia="Times New Roman" w:hAnsi="Times New Roman" w:cs="Times New Roman"/>
          <w:color w:val="000000"/>
          <w:sz w:val="24"/>
          <w:szCs w:val="24"/>
        </w:rPr>
      </w:pPr>
    </w:p>
    <w:p w14:paraId="0000077F"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80"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27. Selon vous, quelles sont les deux sections les plus importantes parmi celles présentées dans la brochure ? Pourquoi ?</w:t>
      </w:r>
    </w:p>
    <w:p w14:paraId="00000781"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82"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83"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84"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28. Selon vous, quelles sont les deux sections les moins importantes parmi celles présentées dans la brochure ? Pourquoi ?</w:t>
      </w:r>
    </w:p>
    <w:p w14:paraId="0000078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8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87"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88"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29. Selon vous, y </w:t>
      </w:r>
      <w:proofErr w:type="spellStart"/>
      <w:r>
        <w:rPr>
          <w:rFonts w:ascii="Times New Roman" w:eastAsia="Times New Roman" w:hAnsi="Times New Roman" w:cs="Times New Roman"/>
          <w:b/>
          <w:color w:val="000000"/>
          <w:sz w:val="24"/>
          <w:szCs w:val="24"/>
        </w:rPr>
        <w:t>a-t-il</w:t>
      </w:r>
      <w:proofErr w:type="spellEnd"/>
      <w:r>
        <w:rPr>
          <w:rFonts w:ascii="Times New Roman" w:eastAsia="Times New Roman" w:hAnsi="Times New Roman" w:cs="Times New Roman"/>
          <w:b/>
          <w:color w:val="000000"/>
          <w:sz w:val="24"/>
          <w:szCs w:val="24"/>
        </w:rPr>
        <w:t xml:space="preserve"> des informations importantes qui ne sont pas présentes dans la brochure ? Lesquelles ?</w:t>
      </w:r>
    </w:p>
    <w:p w14:paraId="0000078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8A"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8B" w14:textId="77777777" w:rsidR="001C4A6F" w:rsidRDefault="001C4A6F">
      <w:pPr>
        <w:pBdr>
          <w:top w:val="nil"/>
          <w:left w:val="nil"/>
          <w:bottom w:val="nil"/>
          <w:right w:val="nil"/>
          <w:between w:val="nil"/>
        </w:pBdr>
        <w:rPr>
          <w:rFonts w:ascii="Times New Roman" w:eastAsia="Times New Roman" w:hAnsi="Times New Roman" w:cs="Times New Roman"/>
          <w:i/>
          <w:color w:val="000000"/>
          <w:sz w:val="24"/>
          <w:szCs w:val="24"/>
        </w:rPr>
      </w:pPr>
    </w:p>
    <w:p w14:paraId="0000078C" w14:textId="77777777" w:rsidR="001C4A6F" w:rsidRDefault="00C23C04">
      <w:pPr>
        <w:pBdr>
          <w:top w:val="nil"/>
          <w:left w:val="nil"/>
          <w:bottom w:val="nil"/>
          <w:right w:val="nil"/>
          <w:between w:val="nil"/>
        </w:pBdr>
        <w:shd w:val="clear" w:color="auto" w:fill="C8C9C7"/>
        <w:jc w:val="both"/>
        <w:rPr>
          <w:rFonts w:ascii="Calibri" w:eastAsia="Calibri" w:hAnsi="Calibri" w:cs="Calibri"/>
          <w:b/>
          <w:color w:val="1B365D"/>
        </w:rPr>
      </w:pPr>
      <w:r>
        <w:rPr>
          <w:rFonts w:ascii="Times New Roman" w:eastAsia="Times New Roman" w:hAnsi="Times New Roman" w:cs="Times New Roman"/>
          <w:b/>
          <w:color w:val="000000"/>
          <w:sz w:val="24"/>
          <w:szCs w:val="24"/>
        </w:rPr>
        <w:t>30. Recommanderiez-vous ou non l’utilisation de cette brochure à un(e) patient(e) pour prendre une décision sur le choix de contacter un centre investigateur en collaboration avec son médecin ?</w:t>
      </w:r>
    </w:p>
    <w:p w14:paraId="0000078D" w14:textId="77777777" w:rsidR="001C4A6F" w:rsidRDefault="00C23C04">
      <w:pPr>
        <w:pBdr>
          <w:top w:val="nil"/>
          <w:left w:val="nil"/>
          <w:bottom w:val="nil"/>
          <w:right w:val="nil"/>
          <w:between w:val="nil"/>
        </w:pBdr>
        <w:jc w:val="both"/>
        <w:rPr>
          <w:rFonts w:ascii="Calibri" w:eastAsia="Calibri" w:hAnsi="Calibri" w:cs="Calibri"/>
          <w:i/>
          <w:color w:val="000000"/>
        </w:rPr>
      </w:pPr>
      <w:r>
        <w:rPr>
          <w:rFonts w:ascii="Times New Roman" w:eastAsia="Times New Roman" w:hAnsi="Times New Roman" w:cs="Times New Roman"/>
          <w:i/>
          <w:color w:val="000000"/>
          <w:sz w:val="22"/>
          <w:szCs w:val="22"/>
        </w:rPr>
        <w:t>Donnez une note de 0 à 10. La note 0 si vous ne recommanderiez pas du tout l’utilisation de cette brochure, la note 10 si vous recommanderiez absolument l’utilisation de cette brochure. Les notes intermédiaires servant à nuancer votre jugement</w:t>
      </w:r>
    </w:p>
    <w:p w14:paraId="0000078E"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tbl>
      <w:tblPr>
        <w:tblStyle w:val="affff4"/>
        <w:tblW w:w="6240" w:type="dxa"/>
        <w:tblInd w:w="0" w:type="dxa"/>
        <w:tblLayout w:type="fixed"/>
        <w:tblLook w:val="0400" w:firstRow="0" w:lastRow="0" w:firstColumn="0" w:lastColumn="0" w:noHBand="0" w:noVBand="1"/>
      </w:tblPr>
      <w:tblGrid>
        <w:gridCol w:w="1280"/>
        <w:gridCol w:w="314"/>
        <w:gridCol w:w="316"/>
        <w:gridCol w:w="315"/>
        <w:gridCol w:w="316"/>
        <w:gridCol w:w="315"/>
        <w:gridCol w:w="315"/>
        <w:gridCol w:w="316"/>
        <w:gridCol w:w="315"/>
        <w:gridCol w:w="316"/>
        <w:gridCol w:w="315"/>
        <w:gridCol w:w="416"/>
        <w:gridCol w:w="1391"/>
      </w:tblGrid>
      <w:tr w:rsidR="001C4A6F" w14:paraId="30A2E6BE" w14:textId="77777777">
        <w:tc>
          <w:tcPr>
            <w:tcW w:w="1280" w:type="dxa"/>
            <w:tcMar>
              <w:top w:w="0" w:type="dxa"/>
              <w:left w:w="108" w:type="dxa"/>
              <w:bottom w:w="0" w:type="dxa"/>
              <w:right w:w="108" w:type="dxa"/>
            </w:tcMar>
          </w:tcPr>
          <w:p w14:paraId="0000078F"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Pas du tout</w:t>
            </w:r>
          </w:p>
        </w:tc>
        <w:tc>
          <w:tcPr>
            <w:tcW w:w="314" w:type="dxa"/>
            <w:tcMar>
              <w:top w:w="0" w:type="dxa"/>
              <w:left w:w="108" w:type="dxa"/>
              <w:bottom w:w="0" w:type="dxa"/>
              <w:right w:w="108" w:type="dxa"/>
            </w:tcMar>
          </w:tcPr>
          <w:p w14:paraId="00000790"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0</w:t>
            </w:r>
          </w:p>
        </w:tc>
        <w:tc>
          <w:tcPr>
            <w:tcW w:w="316" w:type="dxa"/>
            <w:tcMar>
              <w:top w:w="0" w:type="dxa"/>
              <w:left w:w="108" w:type="dxa"/>
              <w:bottom w:w="0" w:type="dxa"/>
              <w:right w:w="108" w:type="dxa"/>
            </w:tcMar>
          </w:tcPr>
          <w:p w14:paraId="00000791"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w:t>
            </w:r>
          </w:p>
        </w:tc>
        <w:tc>
          <w:tcPr>
            <w:tcW w:w="315" w:type="dxa"/>
            <w:tcMar>
              <w:top w:w="0" w:type="dxa"/>
              <w:left w:w="108" w:type="dxa"/>
              <w:bottom w:w="0" w:type="dxa"/>
              <w:right w:w="108" w:type="dxa"/>
            </w:tcMar>
          </w:tcPr>
          <w:p w14:paraId="00000792"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2</w:t>
            </w:r>
          </w:p>
        </w:tc>
        <w:tc>
          <w:tcPr>
            <w:tcW w:w="316" w:type="dxa"/>
            <w:tcMar>
              <w:top w:w="0" w:type="dxa"/>
              <w:left w:w="108" w:type="dxa"/>
              <w:bottom w:w="0" w:type="dxa"/>
              <w:right w:w="108" w:type="dxa"/>
            </w:tcMar>
          </w:tcPr>
          <w:p w14:paraId="00000793"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3</w:t>
            </w:r>
          </w:p>
        </w:tc>
        <w:tc>
          <w:tcPr>
            <w:tcW w:w="315" w:type="dxa"/>
            <w:tcMar>
              <w:top w:w="0" w:type="dxa"/>
              <w:left w:w="108" w:type="dxa"/>
              <w:bottom w:w="0" w:type="dxa"/>
              <w:right w:w="108" w:type="dxa"/>
            </w:tcMar>
          </w:tcPr>
          <w:p w14:paraId="00000794"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4</w:t>
            </w:r>
          </w:p>
        </w:tc>
        <w:tc>
          <w:tcPr>
            <w:tcW w:w="315" w:type="dxa"/>
            <w:tcMar>
              <w:top w:w="0" w:type="dxa"/>
              <w:left w:w="108" w:type="dxa"/>
              <w:bottom w:w="0" w:type="dxa"/>
              <w:right w:w="108" w:type="dxa"/>
            </w:tcMar>
          </w:tcPr>
          <w:p w14:paraId="00000795"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5</w:t>
            </w:r>
          </w:p>
        </w:tc>
        <w:tc>
          <w:tcPr>
            <w:tcW w:w="316" w:type="dxa"/>
            <w:tcMar>
              <w:top w:w="0" w:type="dxa"/>
              <w:left w:w="108" w:type="dxa"/>
              <w:bottom w:w="0" w:type="dxa"/>
              <w:right w:w="108" w:type="dxa"/>
            </w:tcMar>
          </w:tcPr>
          <w:p w14:paraId="00000796"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6</w:t>
            </w:r>
          </w:p>
        </w:tc>
        <w:tc>
          <w:tcPr>
            <w:tcW w:w="315" w:type="dxa"/>
            <w:tcMar>
              <w:top w:w="0" w:type="dxa"/>
              <w:left w:w="108" w:type="dxa"/>
              <w:bottom w:w="0" w:type="dxa"/>
              <w:right w:w="108" w:type="dxa"/>
            </w:tcMar>
          </w:tcPr>
          <w:p w14:paraId="00000797"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7</w:t>
            </w:r>
          </w:p>
        </w:tc>
        <w:tc>
          <w:tcPr>
            <w:tcW w:w="316" w:type="dxa"/>
            <w:tcMar>
              <w:top w:w="0" w:type="dxa"/>
              <w:left w:w="108" w:type="dxa"/>
              <w:bottom w:w="0" w:type="dxa"/>
              <w:right w:w="108" w:type="dxa"/>
            </w:tcMar>
          </w:tcPr>
          <w:p w14:paraId="00000798"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8</w:t>
            </w:r>
          </w:p>
        </w:tc>
        <w:tc>
          <w:tcPr>
            <w:tcW w:w="315" w:type="dxa"/>
            <w:tcMar>
              <w:top w:w="0" w:type="dxa"/>
              <w:left w:w="108" w:type="dxa"/>
              <w:bottom w:w="0" w:type="dxa"/>
              <w:right w:w="108" w:type="dxa"/>
            </w:tcMar>
          </w:tcPr>
          <w:p w14:paraId="00000799"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9</w:t>
            </w:r>
          </w:p>
        </w:tc>
        <w:tc>
          <w:tcPr>
            <w:tcW w:w="416" w:type="dxa"/>
            <w:tcMar>
              <w:top w:w="0" w:type="dxa"/>
              <w:left w:w="108" w:type="dxa"/>
              <w:bottom w:w="0" w:type="dxa"/>
              <w:right w:w="108" w:type="dxa"/>
            </w:tcMar>
          </w:tcPr>
          <w:p w14:paraId="0000079A" w14:textId="77777777" w:rsidR="001C4A6F" w:rsidRDefault="00C23C04">
            <w:pPr>
              <w:pBdr>
                <w:top w:val="nil"/>
                <w:left w:val="nil"/>
                <w:bottom w:val="nil"/>
                <w:right w:val="nil"/>
                <w:between w:val="nil"/>
              </w:pBdr>
              <w:jc w:val="center"/>
              <w:rPr>
                <w:rFonts w:ascii="Calibri" w:eastAsia="Calibri" w:hAnsi="Calibri" w:cs="Calibri"/>
                <w:color w:val="000000"/>
              </w:rPr>
            </w:pPr>
            <w:r>
              <w:rPr>
                <w:rFonts w:ascii="Calibri" w:eastAsia="Calibri" w:hAnsi="Calibri" w:cs="Calibri"/>
                <w:b/>
                <w:color w:val="000000"/>
              </w:rPr>
              <w:t>10</w:t>
            </w:r>
          </w:p>
        </w:tc>
        <w:tc>
          <w:tcPr>
            <w:tcW w:w="1391" w:type="dxa"/>
            <w:tcMar>
              <w:top w:w="0" w:type="dxa"/>
              <w:left w:w="108" w:type="dxa"/>
              <w:bottom w:w="0" w:type="dxa"/>
              <w:right w:w="108" w:type="dxa"/>
            </w:tcMar>
          </w:tcPr>
          <w:p w14:paraId="0000079B" w14:textId="77777777" w:rsidR="001C4A6F" w:rsidRDefault="00C23C04">
            <w:pPr>
              <w:pBdr>
                <w:top w:val="nil"/>
                <w:left w:val="nil"/>
                <w:bottom w:val="nil"/>
                <w:right w:val="nil"/>
                <w:between w:val="nil"/>
              </w:pBdr>
              <w:jc w:val="center"/>
              <w:rPr>
                <w:rFonts w:ascii="Calibri" w:eastAsia="Calibri" w:hAnsi="Calibri" w:cs="Calibri"/>
                <w:color w:val="000000"/>
                <w:sz w:val="24"/>
                <w:szCs w:val="24"/>
              </w:rPr>
            </w:pPr>
            <w:r>
              <w:rPr>
                <w:rFonts w:ascii="Calibri" w:eastAsia="Calibri" w:hAnsi="Calibri" w:cs="Calibri"/>
                <w:color w:val="000000"/>
                <w:sz w:val="24"/>
                <w:szCs w:val="24"/>
              </w:rPr>
              <w:t>Absolument</w:t>
            </w:r>
          </w:p>
        </w:tc>
      </w:tr>
    </w:tbl>
    <w:p w14:paraId="0000079C"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9D" w14:textId="77777777" w:rsidR="001C4A6F" w:rsidRDefault="00C23C04">
      <w:pPr>
        <w:pBdr>
          <w:top w:val="nil"/>
          <w:left w:val="nil"/>
          <w:bottom w:val="nil"/>
          <w:right w:val="nil"/>
          <w:between w:val="nil"/>
        </w:pBdr>
        <w:tabs>
          <w:tab w:val="left" w:pos="2268"/>
          <w:tab w:val="left" w:pos="4253"/>
          <w:tab w:val="left" w:pos="6804"/>
        </w:tabs>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31. Selon vous, cette brochure est :</w:t>
      </w:r>
    </w:p>
    <w:p w14:paraId="0000079E" w14:textId="77777777" w:rsidR="001C4A6F" w:rsidRDefault="00C23C04">
      <w:pPr>
        <w:pBdr>
          <w:top w:val="nil"/>
          <w:left w:val="nil"/>
          <w:bottom w:val="nil"/>
          <w:right w:val="nil"/>
          <w:between w:val="nil"/>
        </w:pBdr>
        <w:tabs>
          <w:tab w:val="left" w:pos="567"/>
          <w:tab w:val="left" w:pos="3261"/>
          <w:tab w:val="left" w:pos="7371"/>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gramStart"/>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trop</w:t>
      </w:r>
      <w:proofErr w:type="gramEnd"/>
      <w:r>
        <w:rPr>
          <w:rFonts w:ascii="Times New Roman" w:eastAsia="Times New Roman" w:hAnsi="Times New Roman" w:cs="Times New Roman"/>
          <w:color w:val="000000"/>
          <w:sz w:val="24"/>
          <w:szCs w:val="24"/>
        </w:rPr>
        <w:t xml:space="preserve"> longue</w:t>
      </w:r>
      <w:r>
        <w:rPr>
          <w:rFonts w:ascii="Times New Roman" w:eastAsia="Times New Roman" w:hAnsi="Times New Roman" w:cs="Times New Roman"/>
          <w:color w:val="000000"/>
          <w:sz w:val="24"/>
          <w:szCs w:val="24"/>
        </w:rPr>
        <w:tab/>
      </w: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d’une longueur adéquate</w:t>
      </w:r>
      <w:r>
        <w:rPr>
          <w:rFonts w:ascii="Times New Roman" w:eastAsia="Times New Roman" w:hAnsi="Times New Roman" w:cs="Times New Roman"/>
          <w:color w:val="000000"/>
          <w:sz w:val="24"/>
          <w:szCs w:val="24"/>
        </w:rPr>
        <w:tab/>
      </w: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trop courte</w:t>
      </w:r>
    </w:p>
    <w:p w14:paraId="0000079F"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A0" w14:textId="77777777" w:rsidR="001C4A6F" w:rsidRDefault="00C23C04">
      <w:pPr>
        <w:pBdr>
          <w:top w:val="nil"/>
          <w:left w:val="nil"/>
          <w:bottom w:val="nil"/>
          <w:right w:val="nil"/>
          <w:between w:val="nil"/>
        </w:pBdr>
        <w:tabs>
          <w:tab w:val="left" w:pos="2268"/>
          <w:tab w:val="left" w:pos="4253"/>
          <w:tab w:val="left" w:pos="6804"/>
        </w:tabs>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32. Selon vous, cette brochure présente une information neutre ou en en faveur d’une des deux options de traitement :</w:t>
      </w:r>
    </w:p>
    <w:p w14:paraId="000007A1" w14:textId="77777777" w:rsidR="001C4A6F" w:rsidRDefault="00C23C04">
      <w:pPr>
        <w:pBdr>
          <w:top w:val="nil"/>
          <w:left w:val="nil"/>
          <w:bottom w:val="nil"/>
          <w:right w:val="nil"/>
          <w:between w:val="nil"/>
        </w:pBdr>
        <w:tabs>
          <w:tab w:val="left" w:pos="567"/>
          <w:tab w:val="left" w:pos="3261"/>
          <w:tab w:val="left" w:pos="7371"/>
        </w:tabs>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roofErr w:type="gramStart"/>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neutre</w:t>
      </w:r>
      <w:proofErr w:type="gramEnd"/>
      <w:r>
        <w:rPr>
          <w:rFonts w:ascii="Times New Roman" w:eastAsia="Times New Roman" w:hAnsi="Times New Roman" w:cs="Times New Roman"/>
          <w:color w:val="000000"/>
          <w:sz w:val="24"/>
          <w:szCs w:val="24"/>
        </w:rPr>
        <w:tab/>
      </w:r>
      <w:r>
        <w:rPr>
          <w:rFonts w:ascii="Noto Sans Symbols" w:eastAsia="Noto Sans Symbols" w:hAnsi="Noto Sans Symbols" w:cs="Noto Sans Symbols"/>
          <w:color w:val="000000"/>
          <w:sz w:val="24"/>
          <w:szCs w:val="24"/>
        </w:rPr>
        <w:t>❑</w:t>
      </w:r>
      <w:r>
        <w:rPr>
          <w:rFonts w:ascii="Times New Roman" w:eastAsia="Times New Roman" w:hAnsi="Times New Roman" w:cs="Times New Roman"/>
          <w:color w:val="000000"/>
          <w:sz w:val="24"/>
          <w:szCs w:val="24"/>
        </w:rPr>
        <w:t xml:space="preserve">  en faveur de l’option : _________________________</w:t>
      </w:r>
    </w:p>
    <w:p w14:paraId="000007A2" w14:textId="77777777" w:rsidR="001C4A6F" w:rsidRDefault="001C4A6F">
      <w:pPr>
        <w:pBdr>
          <w:top w:val="nil"/>
          <w:left w:val="nil"/>
          <w:bottom w:val="nil"/>
          <w:right w:val="nil"/>
          <w:between w:val="nil"/>
        </w:pBdr>
        <w:jc w:val="both"/>
        <w:rPr>
          <w:rFonts w:ascii="Times New Roman" w:eastAsia="Times New Roman" w:hAnsi="Times New Roman" w:cs="Times New Roman"/>
          <w:b/>
          <w:color w:val="000000"/>
          <w:sz w:val="24"/>
          <w:szCs w:val="24"/>
        </w:rPr>
      </w:pPr>
    </w:p>
    <w:p w14:paraId="000007A3" w14:textId="77777777" w:rsidR="001C4A6F" w:rsidRDefault="001C4A6F">
      <w:pPr>
        <w:pBdr>
          <w:top w:val="nil"/>
          <w:left w:val="nil"/>
          <w:bottom w:val="nil"/>
          <w:right w:val="nil"/>
          <w:between w:val="nil"/>
        </w:pBdr>
        <w:rPr>
          <w:rFonts w:ascii="Times New Roman" w:eastAsia="Times New Roman" w:hAnsi="Times New Roman" w:cs="Times New Roman"/>
          <w:b/>
          <w:color w:val="000000"/>
          <w:sz w:val="24"/>
          <w:szCs w:val="24"/>
        </w:rPr>
      </w:pPr>
    </w:p>
    <w:p w14:paraId="000007A4"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br w:type="page"/>
      </w:r>
      <w:r>
        <w:rPr>
          <w:rFonts w:ascii="Times New Roman" w:eastAsia="Times New Roman" w:hAnsi="Times New Roman" w:cs="Times New Roman"/>
          <w:b/>
          <w:color w:val="000000"/>
          <w:sz w:val="24"/>
          <w:szCs w:val="24"/>
        </w:rPr>
        <w:lastRenderedPageBreak/>
        <w:t>33. Si vous souhaitez nous faire part d’autres commentaires concernant cet outil d’aide à la décision ou ce questionnaire, n’hésitez pas :</w:t>
      </w:r>
    </w:p>
    <w:p w14:paraId="000007A5"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A6"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A7"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A8"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A9" w14:textId="77777777" w:rsidR="001C4A6F" w:rsidRDefault="001C4A6F">
      <w:pPr>
        <w:pBdr>
          <w:top w:val="single" w:sz="4" w:space="1" w:color="000000"/>
          <w:left w:val="single" w:sz="4" w:space="4" w:color="000000"/>
          <w:bottom w:val="single" w:sz="4" w:space="1" w:color="000000"/>
          <w:right w:val="single" w:sz="4" w:space="4" w:color="000000"/>
          <w:between w:val="nil"/>
        </w:pBdr>
        <w:jc w:val="both"/>
        <w:rPr>
          <w:rFonts w:ascii="Times New Roman" w:eastAsia="Times New Roman" w:hAnsi="Times New Roman" w:cs="Times New Roman"/>
          <w:b/>
          <w:color w:val="000000"/>
          <w:sz w:val="24"/>
          <w:szCs w:val="24"/>
        </w:rPr>
      </w:pPr>
    </w:p>
    <w:p w14:paraId="000007AA" w14:textId="77777777" w:rsidR="001C4A6F" w:rsidRDefault="00C23C04">
      <w:p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Le questionnaire est maintenant terminé. Nous vous remercions vivement d’avoir pris de temps de le compléter et de nous avoir fait part de votre expérience. Cela nous sera très utile.</w:t>
      </w:r>
    </w:p>
    <w:p w14:paraId="000007AB" w14:textId="77777777" w:rsidR="001C4A6F" w:rsidRDefault="001C4A6F">
      <w:pPr>
        <w:pBdr>
          <w:top w:val="nil"/>
          <w:left w:val="nil"/>
          <w:bottom w:val="nil"/>
          <w:right w:val="nil"/>
          <w:between w:val="nil"/>
        </w:pBdr>
        <w:rPr>
          <w:rFonts w:ascii="Calibri" w:eastAsia="Calibri" w:hAnsi="Calibri" w:cs="Calibri"/>
          <w:color w:val="000000"/>
        </w:rPr>
        <w:sectPr w:rsidR="001C4A6F">
          <w:headerReference w:type="default" r:id="rId44"/>
          <w:footerReference w:type="default" r:id="rId45"/>
          <w:pgSz w:w="11900" w:h="16840"/>
          <w:pgMar w:top="880" w:right="880" w:bottom="280" w:left="1280" w:header="720" w:footer="720" w:gutter="0"/>
          <w:cols w:space="720" w:equalWidth="0">
            <w:col w:w="9406"/>
          </w:cols>
        </w:sectPr>
      </w:pPr>
    </w:p>
    <w:p w14:paraId="000007AC" w14:textId="77777777" w:rsidR="001C4A6F" w:rsidRDefault="001C4A6F">
      <w:pPr>
        <w:pBdr>
          <w:top w:val="nil"/>
          <w:left w:val="nil"/>
          <w:bottom w:val="nil"/>
          <w:right w:val="nil"/>
          <w:between w:val="nil"/>
        </w:pBdr>
        <w:spacing w:line="244" w:lineRule="auto"/>
        <w:rPr>
          <w:rFonts w:ascii="Calibri" w:eastAsia="Calibri" w:hAnsi="Calibri" w:cs="Calibri"/>
          <w:color w:val="000000"/>
          <w:sz w:val="21"/>
          <w:szCs w:val="21"/>
        </w:rPr>
      </w:pPr>
    </w:p>
    <w:p w14:paraId="000007AD" w14:textId="77777777" w:rsidR="001C4A6F" w:rsidRDefault="00C23C04">
      <w:pPr>
        <w:pStyle w:val="Titre2"/>
        <w:ind w:firstLine="567"/>
      </w:pPr>
      <w:bookmarkStart w:id="200" w:name="_heading=h.2dlolyb" w:colFirst="0" w:colLast="0"/>
      <w:bookmarkEnd w:id="200"/>
      <w:r>
        <w:t>ANNEXE 6 : Guide d’entretien avec patient - Outil 1 et Outil 2</w:t>
      </w:r>
    </w:p>
    <w:p w14:paraId="000007AE" w14:textId="77777777" w:rsidR="001C4A6F" w:rsidRDefault="001C4A6F">
      <w:pPr>
        <w:pBdr>
          <w:top w:val="nil"/>
          <w:left w:val="nil"/>
          <w:bottom w:val="nil"/>
          <w:right w:val="nil"/>
          <w:between w:val="nil"/>
        </w:pBdr>
        <w:rPr>
          <w:color w:val="000000"/>
        </w:rPr>
      </w:pPr>
    </w:p>
    <w:p w14:paraId="000007AF" w14:textId="77777777" w:rsidR="001C4A6F" w:rsidRDefault="001C4A6F">
      <w:pPr>
        <w:pBdr>
          <w:top w:val="nil"/>
          <w:left w:val="nil"/>
          <w:bottom w:val="nil"/>
          <w:right w:val="nil"/>
          <w:between w:val="nil"/>
        </w:pBdr>
        <w:rPr>
          <w:rFonts w:ascii="Times New Roman" w:eastAsia="Times New Roman" w:hAnsi="Times New Roman" w:cs="Times New Roman"/>
          <w:color w:val="000000"/>
        </w:rPr>
      </w:pPr>
      <w:bookmarkStart w:id="201" w:name="_heading=h.sqyw64" w:colFirst="0" w:colLast="0"/>
      <w:bookmarkEnd w:id="201"/>
    </w:p>
    <w:p w14:paraId="000007B0" w14:textId="77777777" w:rsidR="001C4A6F" w:rsidRDefault="00C23C04">
      <w:pPr>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Quelles sont vos impressions générales</w:t>
      </w:r>
      <w:proofErr w:type="gramStart"/>
      <w:r>
        <w:rPr>
          <w:rFonts w:ascii="Times New Roman" w:eastAsia="Times New Roman" w:hAnsi="Times New Roman" w:cs="Times New Roman"/>
          <w:b/>
          <w:color w:val="000000"/>
          <w:sz w:val="24"/>
          <w:szCs w:val="24"/>
        </w:rPr>
        <w:t> ?</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au moins 5 secondes de silence)</w:t>
      </w:r>
    </w:p>
    <w:p w14:paraId="000007B1" w14:textId="77777777" w:rsidR="001C4A6F" w:rsidRDefault="001C4A6F">
      <w:pPr>
        <w:pBdr>
          <w:top w:val="nil"/>
          <w:left w:val="nil"/>
          <w:bottom w:val="nil"/>
          <w:right w:val="nil"/>
          <w:between w:val="nil"/>
        </w:pBdr>
        <w:ind w:firstLine="708"/>
        <w:jc w:val="both"/>
        <w:rPr>
          <w:rFonts w:ascii="Times New Roman" w:eastAsia="Times New Roman" w:hAnsi="Times New Roman" w:cs="Times New Roman"/>
          <w:color w:val="000000"/>
        </w:rPr>
      </w:pPr>
    </w:p>
    <w:p w14:paraId="000007B2"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Qu’est-ce que vous pensez du texte ?</w:t>
      </w:r>
    </w:p>
    <w:p w14:paraId="000007B3"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Est-ce que certaines choses sont difficiles à comprendre ? Lesquelles ? Est-ce que vous auriez des suggestions pour faciliter la compréhension ?</w:t>
      </w:r>
    </w:p>
    <w:p w14:paraId="000007B4"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Est-ce que certains mots vous paraissent trop compliqués ? Lesquels ? Avez-vous des idées pour les remplacer par d’autres mots ?</w:t>
      </w:r>
    </w:p>
    <w:p w14:paraId="000007B5"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Pensez-vous que ce type de brochure est utilisable par tout le monde ? Si non, avez-vous repéré des éléments qui pourraient être modifiés pour permettre son utilisation par tout le monde ?</w:t>
      </w:r>
    </w:p>
    <w:p w14:paraId="000007B6" w14:textId="77777777" w:rsidR="001C4A6F" w:rsidRDefault="00C23C04">
      <w:pPr>
        <w:pBdr>
          <w:top w:val="nil"/>
          <w:left w:val="nil"/>
          <w:bottom w:val="nil"/>
          <w:right w:val="nil"/>
          <w:between w:val="nil"/>
        </w:pBdr>
        <w:tabs>
          <w:tab w:val="left" w:pos="1641"/>
        </w:tabs>
        <w:jc w:val="both"/>
        <w:rPr>
          <w:rFonts w:ascii="Times New Roman" w:eastAsia="Times New Roman" w:hAnsi="Times New Roman" w:cs="Times New Roman"/>
          <w:color w:val="000000"/>
        </w:rPr>
      </w:pPr>
      <w:r>
        <w:rPr>
          <w:rFonts w:ascii="Times New Roman" w:eastAsia="Times New Roman" w:hAnsi="Times New Roman" w:cs="Times New Roman"/>
          <w:color w:val="000000"/>
        </w:rPr>
        <w:tab/>
      </w:r>
    </w:p>
    <w:p w14:paraId="000007B7" w14:textId="77777777" w:rsidR="001C4A6F" w:rsidRDefault="00C23C04">
      <w:pPr>
        <w:numPr>
          <w:ilvl w:val="0"/>
          <w:numId w:val="9"/>
        </w:numPr>
        <w:pBdr>
          <w:top w:val="nil"/>
          <w:left w:val="nil"/>
          <w:bottom w:val="nil"/>
          <w:right w:val="nil"/>
          <w:between w:val="nil"/>
        </w:pBdr>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Qu’est-ce que vous pensez de ces questions</w:t>
      </w:r>
      <w:proofErr w:type="gramStart"/>
      <w:r>
        <w:rPr>
          <w:rFonts w:ascii="Times New Roman" w:eastAsia="Times New Roman" w:hAnsi="Times New Roman" w:cs="Times New Roman"/>
          <w:b/>
          <w:color w:val="000000"/>
          <w:sz w:val="24"/>
          <w:szCs w:val="24"/>
        </w:rPr>
        <w:t> ?</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au moins 5 secondes de silence)</w:t>
      </w:r>
    </w:p>
    <w:p w14:paraId="000007B8" w14:textId="77777777" w:rsidR="001C4A6F" w:rsidRDefault="001C4A6F">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14:paraId="000007B9"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Que pensez-vous de la formulation des questions ? Est-ce que la formulation de certaines questions pourrait être améliorée ?</w:t>
      </w:r>
    </w:p>
    <w:p w14:paraId="000007BA"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Si oui – avez-vous des suggestions pour les améliorer ?</w:t>
      </w:r>
    </w:p>
    <w:p w14:paraId="000007BB"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Faut-il supprimer certaines questions ? Lesquelles ? Pourquoi ?</w:t>
      </w:r>
    </w:p>
    <w:p w14:paraId="000007BC"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A-t-on oublié des questions importantes ? Lesquelles ? Pourquoi ?</w:t>
      </w:r>
    </w:p>
    <w:p w14:paraId="000007BD"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Est-ce que l’ordre de présentation des questions vous semble approprié ?</w:t>
      </w:r>
    </w:p>
    <w:p w14:paraId="000007BE"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Avez-vous d’autres suggestions pour améliorer les questions ?</w:t>
      </w:r>
    </w:p>
    <w:p w14:paraId="000007BF" w14:textId="77777777" w:rsidR="001C4A6F" w:rsidRDefault="001C4A6F">
      <w:pPr>
        <w:pBdr>
          <w:top w:val="nil"/>
          <w:left w:val="nil"/>
          <w:bottom w:val="nil"/>
          <w:right w:val="nil"/>
          <w:between w:val="nil"/>
        </w:pBdr>
        <w:jc w:val="both"/>
        <w:rPr>
          <w:rFonts w:ascii="Times New Roman" w:eastAsia="Times New Roman" w:hAnsi="Times New Roman" w:cs="Times New Roman"/>
          <w:color w:val="000000"/>
        </w:rPr>
      </w:pPr>
    </w:p>
    <w:p w14:paraId="000007C0" w14:textId="77777777" w:rsidR="001C4A6F" w:rsidRDefault="00C23C04">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Qu’est-ce que vous pensez des images ?</w:t>
      </w:r>
    </w:p>
    <w:p w14:paraId="000007C1" w14:textId="77777777" w:rsidR="001C4A6F" w:rsidRDefault="001C4A6F">
      <w:pPr>
        <w:pBdr>
          <w:top w:val="nil"/>
          <w:left w:val="nil"/>
          <w:bottom w:val="nil"/>
          <w:right w:val="nil"/>
          <w:between w:val="nil"/>
        </w:pBdr>
        <w:rPr>
          <w:rFonts w:ascii="Times New Roman" w:eastAsia="Times New Roman" w:hAnsi="Times New Roman" w:cs="Times New Roman"/>
          <w:color w:val="000000"/>
        </w:rPr>
      </w:pPr>
    </w:p>
    <w:p w14:paraId="000007C2" w14:textId="77777777" w:rsidR="001C4A6F" w:rsidRDefault="00C23C04">
      <w:pPr>
        <w:numPr>
          <w:ilvl w:val="0"/>
          <w:numId w:val="7"/>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 xml:space="preserve">Est-ce que certaines images vous déplaisent ? Auriez-vous une ou des propositions pour remplacer ces images ? </w:t>
      </w:r>
    </w:p>
    <w:p w14:paraId="000007C3" w14:textId="77777777" w:rsidR="001C4A6F" w:rsidRDefault="00C23C04">
      <w:pPr>
        <w:numPr>
          <w:ilvl w:val="0"/>
          <w:numId w:val="7"/>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 xml:space="preserve">Que pensez-vous des personnages ? </w:t>
      </w:r>
    </w:p>
    <w:p w14:paraId="000007C4" w14:textId="77777777" w:rsidR="001C4A6F" w:rsidRDefault="00C23C04">
      <w:pPr>
        <w:numPr>
          <w:ilvl w:val="0"/>
          <w:numId w:val="7"/>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 xml:space="preserve">Est-ce que certaines images sont difficiles à interpréter ? Lesquelles ? </w:t>
      </w:r>
    </w:p>
    <w:p w14:paraId="000007C5" w14:textId="77777777" w:rsidR="001C4A6F" w:rsidRDefault="00C23C04">
      <w:pPr>
        <w:numPr>
          <w:ilvl w:val="0"/>
          <w:numId w:val="7"/>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 xml:space="preserve">Que pensez-vous des couleurs ? </w:t>
      </w:r>
    </w:p>
    <w:p w14:paraId="000007C6"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Selon vous, est-ce que les images correspondent bien au texte ? </w:t>
      </w:r>
    </w:p>
    <w:p w14:paraId="000007C7"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Auriez-vous une ou des propositions pour remplacer ces images afin de mieux les faire correspondre au texte ?</w:t>
      </w:r>
    </w:p>
    <w:p w14:paraId="000007C8" w14:textId="77777777" w:rsidR="001C4A6F" w:rsidRDefault="00C23C04">
      <w:pPr>
        <w:numPr>
          <w:ilvl w:val="0"/>
          <w:numId w:val="7"/>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 xml:space="preserve">De façon générale, avez-vous des suggestions pour améliorer les images ? </w:t>
      </w:r>
    </w:p>
    <w:p w14:paraId="000007C9" w14:textId="77777777" w:rsidR="001C4A6F" w:rsidRDefault="001C4A6F">
      <w:pPr>
        <w:pBdr>
          <w:top w:val="nil"/>
          <w:left w:val="nil"/>
          <w:bottom w:val="nil"/>
          <w:right w:val="nil"/>
          <w:between w:val="nil"/>
        </w:pBdr>
        <w:ind w:left="420"/>
        <w:rPr>
          <w:rFonts w:ascii="Times New Roman" w:eastAsia="Times New Roman" w:hAnsi="Times New Roman" w:cs="Times New Roman"/>
          <w:b/>
          <w:color w:val="000000"/>
          <w:sz w:val="24"/>
          <w:szCs w:val="24"/>
        </w:rPr>
      </w:pPr>
    </w:p>
    <w:p w14:paraId="000007CA" w14:textId="77777777" w:rsidR="001C4A6F" w:rsidRDefault="00C23C04">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Souhaiteriez-vous utiliser une brochure comme celle-ci pour vous aider à faire un choix thérapeutique ?</w:t>
      </w:r>
    </w:p>
    <w:p w14:paraId="000007CB" w14:textId="77777777" w:rsidR="001C4A6F" w:rsidRDefault="001C4A6F">
      <w:pPr>
        <w:pBdr>
          <w:top w:val="nil"/>
          <w:left w:val="nil"/>
          <w:bottom w:val="nil"/>
          <w:right w:val="nil"/>
          <w:between w:val="nil"/>
        </w:pBdr>
        <w:ind w:left="420"/>
        <w:rPr>
          <w:rFonts w:ascii="Times New Roman" w:eastAsia="Times New Roman" w:hAnsi="Times New Roman" w:cs="Times New Roman"/>
          <w:b/>
          <w:color w:val="000000"/>
          <w:sz w:val="24"/>
          <w:szCs w:val="24"/>
        </w:rPr>
      </w:pPr>
    </w:p>
    <w:p w14:paraId="000007CC" w14:textId="77777777" w:rsidR="001C4A6F" w:rsidRDefault="00C23C04">
      <w:pPr>
        <w:numPr>
          <w:ilvl w:val="0"/>
          <w:numId w:val="4"/>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Pourquoi ?</w:t>
      </w:r>
    </w:p>
    <w:p w14:paraId="000007CD" w14:textId="77777777" w:rsidR="001C4A6F" w:rsidRDefault="00C23C04">
      <w:pPr>
        <w:numPr>
          <w:ilvl w:val="0"/>
          <w:numId w:val="4"/>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Selon vous, quel peut être l’impact de cette brochure sur la discussion patient - médecin ?</w:t>
      </w:r>
    </w:p>
    <w:p w14:paraId="000007CE" w14:textId="77777777" w:rsidR="001C4A6F" w:rsidRDefault="00C23C04">
      <w:pPr>
        <w:numPr>
          <w:ilvl w:val="0"/>
          <w:numId w:val="4"/>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Pensez-vous que cela soit utile d’avoir une brochure comme celle-ci pour discuter du traitement avec son médecin ?</w:t>
      </w:r>
    </w:p>
    <w:p w14:paraId="000007CF" w14:textId="77777777" w:rsidR="001C4A6F" w:rsidRDefault="00C23C04">
      <w:pPr>
        <w:numPr>
          <w:ilvl w:val="0"/>
          <w:numId w:val="4"/>
        </w:numPr>
        <w:pBdr>
          <w:top w:val="nil"/>
          <w:left w:val="nil"/>
          <w:bottom w:val="nil"/>
          <w:right w:val="nil"/>
          <w:between w:val="nil"/>
        </w:pBdr>
        <w:rPr>
          <w:sz w:val="24"/>
          <w:szCs w:val="24"/>
        </w:rPr>
      </w:pPr>
      <w:r>
        <w:rPr>
          <w:rFonts w:ascii="Times New Roman" w:eastAsia="Times New Roman" w:hAnsi="Times New Roman" w:cs="Times New Roman"/>
          <w:color w:val="000000"/>
          <w:sz w:val="24"/>
          <w:szCs w:val="24"/>
        </w:rPr>
        <w:t>Pensez-vous que cela soit utile d’avoir une brochure comme celle-ci pour discuter avec ses proches de la possibilité de participer à un essai précoce ?</w:t>
      </w:r>
    </w:p>
    <w:p w14:paraId="000007D0" w14:textId="77777777" w:rsidR="001C4A6F" w:rsidRDefault="00C23C04">
      <w:pPr>
        <w:numPr>
          <w:ilvl w:val="0"/>
          <w:numId w:val="4"/>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Sur une échelle allant de 0 à 10, 0 étant « pas du tout » et 10 étant « absolument », à quel point recommanderiez-vous cet outil à d’autres patients ?</w:t>
      </w:r>
    </w:p>
    <w:p w14:paraId="000007D1" w14:textId="77777777" w:rsidR="001C4A6F" w:rsidRDefault="001C4A6F">
      <w:pPr>
        <w:pBdr>
          <w:top w:val="nil"/>
          <w:left w:val="nil"/>
          <w:bottom w:val="nil"/>
          <w:right w:val="nil"/>
          <w:between w:val="nil"/>
        </w:pBdr>
        <w:ind w:left="720"/>
        <w:rPr>
          <w:rFonts w:ascii="Times New Roman" w:eastAsia="Times New Roman" w:hAnsi="Times New Roman" w:cs="Times New Roman"/>
          <w:b/>
          <w:color w:val="000000"/>
          <w:sz w:val="24"/>
          <w:szCs w:val="24"/>
        </w:rPr>
      </w:pPr>
    </w:p>
    <w:p w14:paraId="000007D2" w14:textId="77777777" w:rsidR="001C4A6F" w:rsidRDefault="00C23C04">
      <w:pPr>
        <w:numPr>
          <w:ilvl w:val="0"/>
          <w:numId w:val="9"/>
        </w:numPr>
        <w:pBdr>
          <w:top w:val="nil"/>
          <w:left w:val="nil"/>
          <w:bottom w:val="nil"/>
          <w:right w:val="nil"/>
          <w:between w:val="nil"/>
        </w:pBdr>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Avez-vous d’autres commentaires ou suggestions qui permettraient d’améliorer la brochure ? </w:t>
      </w:r>
    </w:p>
    <w:p w14:paraId="000007D3" w14:textId="77777777" w:rsidR="001C4A6F" w:rsidRDefault="001C4A6F">
      <w:pPr>
        <w:pBdr>
          <w:top w:val="nil"/>
          <w:left w:val="nil"/>
          <w:bottom w:val="nil"/>
          <w:right w:val="nil"/>
          <w:between w:val="nil"/>
        </w:pBdr>
        <w:rPr>
          <w:rFonts w:ascii="Times New Roman" w:eastAsia="Times New Roman" w:hAnsi="Times New Roman" w:cs="Times New Roman"/>
          <w:color w:val="000000"/>
        </w:rPr>
      </w:pPr>
    </w:p>
    <w:p w14:paraId="000007D4" w14:textId="77777777" w:rsidR="001C4A6F" w:rsidRDefault="00C23C04">
      <w:pPr>
        <w:pBdr>
          <w:top w:val="nil"/>
          <w:left w:val="nil"/>
          <w:bottom w:val="nil"/>
          <w:right w:val="nil"/>
          <w:between w:val="nil"/>
        </w:pBdr>
        <w:rPr>
          <w:rFonts w:ascii="Times New Roman" w:eastAsia="Times New Roman" w:hAnsi="Times New Roman" w:cs="Times New Roman"/>
          <w:i/>
          <w:color w:val="000000"/>
        </w:rPr>
      </w:pPr>
      <w:r>
        <w:rPr>
          <w:rFonts w:ascii="Times New Roman" w:eastAsia="Times New Roman" w:hAnsi="Times New Roman" w:cs="Times New Roman"/>
          <w:i/>
          <w:color w:val="000000"/>
        </w:rPr>
        <w:t>Remerciements, clôture de l’entretien</w:t>
      </w:r>
    </w:p>
    <w:p w14:paraId="000007D5" w14:textId="77777777" w:rsidR="001C4A6F" w:rsidRDefault="001C4A6F">
      <w:pPr>
        <w:pBdr>
          <w:top w:val="nil"/>
          <w:left w:val="nil"/>
          <w:bottom w:val="nil"/>
          <w:right w:val="nil"/>
          <w:between w:val="nil"/>
        </w:pBdr>
        <w:rPr>
          <w:rFonts w:ascii="Times New Roman" w:eastAsia="Times New Roman" w:hAnsi="Times New Roman" w:cs="Times New Roman"/>
          <w:i/>
          <w:color w:val="000000"/>
        </w:rPr>
      </w:pPr>
    </w:p>
    <w:p w14:paraId="000007D6" w14:textId="77777777" w:rsidR="001C4A6F" w:rsidRDefault="001C4A6F">
      <w:pPr>
        <w:pBdr>
          <w:top w:val="nil"/>
          <w:left w:val="nil"/>
          <w:bottom w:val="nil"/>
          <w:right w:val="nil"/>
          <w:between w:val="nil"/>
        </w:pBdr>
        <w:rPr>
          <w:rFonts w:ascii="Times New Roman" w:eastAsia="Times New Roman" w:hAnsi="Times New Roman" w:cs="Times New Roman"/>
          <w:i/>
          <w:color w:val="000000"/>
        </w:rPr>
      </w:pPr>
    </w:p>
    <w:p w14:paraId="000007D7" w14:textId="77777777" w:rsidR="001C4A6F" w:rsidRDefault="001C4A6F">
      <w:pPr>
        <w:pBdr>
          <w:top w:val="nil"/>
          <w:left w:val="nil"/>
          <w:bottom w:val="nil"/>
          <w:right w:val="nil"/>
          <w:between w:val="nil"/>
        </w:pBdr>
        <w:rPr>
          <w:rFonts w:ascii="Times New Roman" w:eastAsia="Times New Roman" w:hAnsi="Times New Roman" w:cs="Times New Roman"/>
          <w:i/>
          <w:color w:val="000000"/>
        </w:rPr>
      </w:pPr>
    </w:p>
    <w:p w14:paraId="000007D8" w14:textId="77777777" w:rsidR="001C4A6F" w:rsidRDefault="00C23C04">
      <w:pPr>
        <w:pBdr>
          <w:top w:val="nil"/>
          <w:left w:val="nil"/>
          <w:bottom w:val="nil"/>
          <w:right w:val="nil"/>
          <w:between w:val="nil"/>
        </w:pBdr>
        <w:rPr>
          <w:b/>
          <w:color w:val="000000"/>
        </w:rPr>
      </w:pPr>
      <w:r>
        <w:rPr>
          <w:rFonts w:ascii="Tahoma" w:eastAsia="Tahoma" w:hAnsi="Tahoma" w:cs="Tahoma"/>
          <w:b/>
          <w:color w:val="000000"/>
          <w:sz w:val="22"/>
          <w:szCs w:val="22"/>
        </w:rPr>
        <w:t xml:space="preserve">ANNEXE </w:t>
      </w:r>
      <w:proofErr w:type="gramStart"/>
      <w:r>
        <w:rPr>
          <w:rFonts w:ascii="Tahoma" w:eastAsia="Tahoma" w:hAnsi="Tahoma" w:cs="Tahoma"/>
          <w:b/>
          <w:color w:val="000000"/>
          <w:sz w:val="22"/>
          <w:szCs w:val="22"/>
        </w:rPr>
        <w:t>7:</w:t>
      </w:r>
      <w:proofErr w:type="gramEnd"/>
      <w:r>
        <w:rPr>
          <w:rFonts w:ascii="Tahoma" w:eastAsia="Tahoma" w:hAnsi="Tahoma" w:cs="Tahoma"/>
          <w:b/>
          <w:color w:val="000000"/>
          <w:sz w:val="22"/>
          <w:szCs w:val="22"/>
        </w:rPr>
        <w:t xml:space="preserve"> Guide d’entretien avec médecins - Outil 1 et Outil 2</w:t>
      </w:r>
    </w:p>
    <w:p w14:paraId="000007D9" w14:textId="77777777" w:rsidR="001C4A6F" w:rsidRDefault="001C4A6F">
      <w:pPr>
        <w:pBdr>
          <w:top w:val="nil"/>
          <w:left w:val="nil"/>
          <w:bottom w:val="nil"/>
          <w:right w:val="nil"/>
          <w:between w:val="nil"/>
        </w:pBdr>
        <w:rPr>
          <w:b/>
          <w:color w:val="000000"/>
        </w:rPr>
      </w:pPr>
    </w:p>
    <w:p w14:paraId="000007DA" w14:textId="77777777" w:rsidR="001C4A6F" w:rsidRDefault="001C4A6F">
      <w:pPr>
        <w:pBdr>
          <w:top w:val="nil"/>
          <w:left w:val="nil"/>
          <w:bottom w:val="nil"/>
          <w:right w:val="nil"/>
          <w:between w:val="nil"/>
        </w:pBdr>
        <w:rPr>
          <w:color w:val="000000"/>
        </w:rPr>
      </w:pPr>
    </w:p>
    <w:p w14:paraId="000007DB" w14:textId="77777777" w:rsidR="001C4A6F" w:rsidRDefault="00C23C04">
      <w:pPr>
        <w:pBdr>
          <w:top w:val="nil"/>
          <w:left w:val="nil"/>
          <w:bottom w:val="nil"/>
          <w:right w:val="nil"/>
          <w:between w:val="nil"/>
        </w:pBdr>
        <w:ind w:left="92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A. Quelles sont vos impressions générales</w:t>
      </w:r>
      <w:proofErr w:type="gramStart"/>
      <w:r>
        <w:rPr>
          <w:rFonts w:ascii="Times New Roman" w:eastAsia="Times New Roman" w:hAnsi="Times New Roman" w:cs="Times New Roman"/>
          <w:b/>
          <w:color w:val="000000"/>
          <w:sz w:val="24"/>
          <w:szCs w:val="24"/>
        </w:rPr>
        <w:t> ?</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au moins 5 secondes de silence)</w:t>
      </w:r>
    </w:p>
    <w:p w14:paraId="000007DC" w14:textId="77777777" w:rsidR="001C4A6F" w:rsidRDefault="001C4A6F">
      <w:pPr>
        <w:pBdr>
          <w:top w:val="nil"/>
          <w:left w:val="nil"/>
          <w:bottom w:val="nil"/>
          <w:right w:val="nil"/>
          <w:between w:val="nil"/>
        </w:pBdr>
        <w:jc w:val="both"/>
        <w:rPr>
          <w:rFonts w:ascii="Times New Roman" w:eastAsia="Times New Roman" w:hAnsi="Times New Roman" w:cs="Times New Roman"/>
          <w:color w:val="000000"/>
        </w:rPr>
      </w:pPr>
    </w:p>
    <w:p w14:paraId="000007DD"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Qu’est-ce que vous pensez du texte ?</w:t>
      </w:r>
    </w:p>
    <w:p w14:paraId="000007DE"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Est-ce que certaines choses sont difficiles à comprendre ? Lesquelles ? Est-ce que vous auriez des suggestions pour faciliter la compréhension ?</w:t>
      </w:r>
    </w:p>
    <w:p w14:paraId="000007DF"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Est-ce que certains mots vous paraissent trop compliqués ? Lesquels ? Avez-vous des idées pour les remplacer par d’autres mots ?</w:t>
      </w:r>
    </w:p>
    <w:p w14:paraId="000007E0" w14:textId="77777777" w:rsidR="001C4A6F" w:rsidRDefault="00C23C04">
      <w:pPr>
        <w:numPr>
          <w:ilvl w:val="0"/>
          <w:numId w:val="1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Pensez-vous que ce type de brochure est utilisable par tout le monde ? Si non, avez-vous repéré des éléments qui pourraient être modifiés pour permettre son utilisation par tout le monde ?</w:t>
      </w:r>
    </w:p>
    <w:p w14:paraId="000007E1" w14:textId="77777777" w:rsidR="001C4A6F" w:rsidRDefault="001C4A6F">
      <w:pPr>
        <w:pBdr>
          <w:top w:val="nil"/>
          <w:left w:val="nil"/>
          <w:bottom w:val="nil"/>
          <w:right w:val="nil"/>
          <w:between w:val="nil"/>
        </w:pBdr>
        <w:jc w:val="both"/>
        <w:rPr>
          <w:rFonts w:ascii="Times New Roman" w:eastAsia="Times New Roman" w:hAnsi="Times New Roman" w:cs="Times New Roman"/>
          <w:color w:val="000000"/>
        </w:rPr>
      </w:pPr>
    </w:p>
    <w:p w14:paraId="000007E2" w14:textId="77777777" w:rsidR="001C4A6F" w:rsidRDefault="00C23C04">
      <w:pPr>
        <w:pBdr>
          <w:top w:val="nil"/>
          <w:left w:val="nil"/>
          <w:bottom w:val="nil"/>
          <w:right w:val="nil"/>
          <w:between w:val="nil"/>
        </w:pBdr>
        <w:ind w:left="928"/>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B. Qu’est-ce que vous pensez de ces questions</w:t>
      </w:r>
      <w:proofErr w:type="gramStart"/>
      <w:r>
        <w:rPr>
          <w:rFonts w:ascii="Times New Roman" w:eastAsia="Times New Roman" w:hAnsi="Times New Roman" w:cs="Times New Roman"/>
          <w:b/>
          <w:color w:val="000000"/>
          <w:sz w:val="24"/>
          <w:szCs w:val="24"/>
        </w:rPr>
        <w:t> ?</w:t>
      </w:r>
      <w:r>
        <w:rPr>
          <w:rFonts w:ascii="Times New Roman" w:eastAsia="Times New Roman" w:hAnsi="Times New Roman" w:cs="Times New Roman"/>
          <w:i/>
          <w:color w:val="000000"/>
          <w:sz w:val="24"/>
          <w:szCs w:val="24"/>
        </w:rPr>
        <w:t>(</w:t>
      </w:r>
      <w:proofErr w:type="gramEnd"/>
      <w:r>
        <w:rPr>
          <w:rFonts w:ascii="Times New Roman" w:eastAsia="Times New Roman" w:hAnsi="Times New Roman" w:cs="Times New Roman"/>
          <w:i/>
          <w:color w:val="000000"/>
          <w:sz w:val="24"/>
          <w:szCs w:val="24"/>
        </w:rPr>
        <w:t>au moins 5 secondes de silence)</w:t>
      </w:r>
    </w:p>
    <w:p w14:paraId="000007E3" w14:textId="77777777" w:rsidR="001C4A6F" w:rsidRDefault="001C4A6F">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14:paraId="000007E4"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Est-ce que la formulation de certaines questions pourrait être améliorée ?</w:t>
      </w:r>
    </w:p>
    <w:p w14:paraId="000007E5"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Si oui – avez-vous des suggestions pour les améliorer ?</w:t>
      </w:r>
    </w:p>
    <w:p w14:paraId="000007E6"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Faut-il supprimer certaines questions ? Lesquelles ? Pourquoi ?</w:t>
      </w:r>
    </w:p>
    <w:p w14:paraId="000007E7"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A-t-on oublié des questions importantes ? Lesquelles ? Pourquoi ?</w:t>
      </w:r>
    </w:p>
    <w:p w14:paraId="000007E8"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Est-ce que l’ordre de présentation des questions vous semble approprié ?</w:t>
      </w:r>
    </w:p>
    <w:p w14:paraId="000007E9" w14:textId="77777777" w:rsidR="001C4A6F" w:rsidRDefault="00C23C04">
      <w:pPr>
        <w:numPr>
          <w:ilvl w:val="0"/>
          <w:numId w:val="10"/>
        </w:numPr>
        <w:pBdr>
          <w:top w:val="nil"/>
          <w:left w:val="nil"/>
          <w:bottom w:val="nil"/>
          <w:right w:val="nil"/>
          <w:between w:val="nil"/>
        </w:pBdr>
        <w:ind w:left="709"/>
        <w:jc w:val="both"/>
        <w:rPr>
          <w:sz w:val="24"/>
          <w:szCs w:val="24"/>
        </w:rPr>
      </w:pPr>
      <w:r>
        <w:rPr>
          <w:rFonts w:ascii="Times New Roman" w:eastAsia="Times New Roman" w:hAnsi="Times New Roman" w:cs="Times New Roman"/>
          <w:color w:val="000000"/>
          <w:sz w:val="24"/>
          <w:szCs w:val="24"/>
        </w:rPr>
        <w:t>Avez-vous d’autres suggestions pour améliorer les questions ?</w:t>
      </w:r>
    </w:p>
    <w:p w14:paraId="000007EA" w14:textId="77777777" w:rsidR="001C4A6F" w:rsidRDefault="001C4A6F">
      <w:pPr>
        <w:pBdr>
          <w:top w:val="nil"/>
          <w:left w:val="nil"/>
          <w:bottom w:val="nil"/>
          <w:right w:val="nil"/>
          <w:between w:val="nil"/>
        </w:pBdr>
        <w:jc w:val="both"/>
        <w:rPr>
          <w:rFonts w:ascii="Times New Roman" w:eastAsia="Times New Roman" w:hAnsi="Times New Roman" w:cs="Times New Roman"/>
          <w:color w:val="000000"/>
        </w:rPr>
      </w:pPr>
    </w:p>
    <w:p w14:paraId="000007EB" w14:textId="77777777" w:rsidR="001C4A6F" w:rsidRDefault="00C23C04">
      <w:pPr>
        <w:pBdr>
          <w:top w:val="nil"/>
          <w:left w:val="nil"/>
          <w:bottom w:val="nil"/>
          <w:right w:val="nil"/>
          <w:between w:val="nil"/>
        </w:pBdr>
        <w:ind w:left="9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C. Qu’est-ce que vous pensez des images ?</w:t>
      </w:r>
    </w:p>
    <w:p w14:paraId="000007EC" w14:textId="77777777" w:rsidR="001C4A6F" w:rsidRDefault="001C4A6F">
      <w:pPr>
        <w:pBdr>
          <w:top w:val="nil"/>
          <w:left w:val="nil"/>
          <w:bottom w:val="nil"/>
          <w:right w:val="nil"/>
          <w:between w:val="nil"/>
        </w:pBdr>
        <w:jc w:val="both"/>
        <w:rPr>
          <w:rFonts w:ascii="Times New Roman" w:eastAsia="Times New Roman" w:hAnsi="Times New Roman" w:cs="Times New Roman"/>
          <w:color w:val="000000"/>
        </w:rPr>
      </w:pPr>
    </w:p>
    <w:p w14:paraId="000007ED"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Est-ce certaines images vous déplaisent ? Auriez-vous une ou des propositions pour remplacer ces images ? </w:t>
      </w:r>
    </w:p>
    <w:p w14:paraId="000007EE"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Que pensez-vous des personnages ? </w:t>
      </w:r>
    </w:p>
    <w:p w14:paraId="000007EF"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Est-ce que certaines images sont difficiles à interpréter ? Lesquelles ? </w:t>
      </w:r>
    </w:p>
    <w:p w14:paraId="000007F0"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Que pensez-vous des couleurs ? </w:t>
      </w:r>
    </w:p>
    <w:p w14:paraId="000007F1"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Selon vous, est-ce que les images correspondent bien au texte ? </w:t>
      </w:r>
    </w:p>
    <w:p w14:paraId="000007F2"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Auriez-vous une ou des propositions pour remplacer ces images afin de mieux les faire correspondre au texte ?</w:t>
      </w:r>
    </w:p>
    <w:p w14:paraId="000007F3" w14:textId="77777777" w:rsidR="001C4A6F" w:rsidRDefault="00C23C04">
      <w:pPr>
        <w:numPr>
          <w:ilvl w:val="0"/>
          <w:numId w:val="7"/>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 xml:space="preserve">De façon générale, avez-vous des suggestions pour améliorer les images ? </w:t>
      </w:r>
    </w:p>
    <w:p w14:paraId="000007F4" w14:textId="77777777" w:rsidR="001C4A6F" w:rsidRDefault="001C4A6F">
      <w:pPr>
        <w:pBdr>
          <w:top w:val="nil"/>
          <w:left w:val="nil"/>
          <w:bottom w:val="nil"/>
          <w:right w:val="nil"/>
          <w:between w:val="nil"/>
        </w:pBdr>
        <w:ind w:left="420"/>
        <w:jc w:val="both"/>
        <w:rPr>
          <w:rFonts w:ascii="Times New Roman" w:eastAsia="Times New Roman" w:hAnsi="Times New Roman" w:cs="Times New Roman"/>
          <w:b/>
          <w:color w:val="000000"/>
          <w:sz w:val="24"/>
          <w:szCs w:val="24"/>
        </w:rPr>
      </w:pPr>
    </w:p>
    <w:p w14:paraId="000007F5" w14:textId="77777777" w:rsidR="001C4A6F" w:rsidRDefault="00C23C04">
      <w:pPr>
        <w:pBdr>
          <w:top w:val="nil"/>
          <w:left w:val="nil"/>
          <w:bottom w:val="nil"/>
          <w:right w:val="nil"/>
          <w:between w:val="nil"/>
        </w:pBdr>
        <w:ind w:left="9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 Souhaiteriez-vous utiliser une brochure comme celle-ci ?</w:t>
      </w:r>
    </w:p>
    <w:p w14:paraId="000007F6" w14:textId="77777777" w:rsidR="001C4A6F" w:rsidRDefault="001C4A6F">
      <w:pPr>
        <w:pBdr>
          <w:top w:val="nil"/>
          <w:left w:val="nil"/>
          <w:bottom w:val="nil"/>
          <w:right w:val="nil"/>
          <w:between w:val="nil"/>
        </w:pBdr>
        <w:ind w:left="420"/>
        <w:jc w:val="both"/>
        <w:rPr>
          <w:rFonts w:ascii="Times New Roman" w:eastAsia="Times New Roman" w:hAnsi="Times New Roman" w:cs="Times New Roman"/>
          <w:b/>
          <w:color w:val="000000"/>
          <w:sz w:val="24"/>
          <w:szCs w:val="24"/>
        </w:rPr>
      </w:pPr>
    </w:p>
    <w:p w14:paraId="000007F7" w14:textId="77777777" w:rsidR="001C4A6F" w:rsidRDefault="00C23C04">
      <w:pPr>
        <w:numPr>
          <w:ilvl w:val="0"/>
          <w:numId w:val="4"/>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Pourquoi ?</w:t>
      </w:r>
    </w:p>
    <w:p w14:paraId="000007F8" w14:textId="77777777" w:rsidR="001C4A6F" w:rsidRDefault="00C23C04">
      <w:pPr>
        <w:numPr>
          <w:ilvl w:val="0"/>
          <w:numId w:val="4"/>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Selon vous, quel peut être l’impact de cette brochure sur la discussion patient - médecin ?</w:t>
      </w:r>
    </w:p>
    <w:p w14:paraId="000007F9" w14:textId="77777777" w:rsidR="001C4A6F" w:rsidRDefault="00C23C04">
      <w:pPr>
        <w:numPr>
          <w:ilvl w:val="0"/>
          <w:numId w:val="4"/>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Si vous deviez utiliser cet outil dans le cadre d’un entretien avec un patient, comment est-ce que vous vous y prendriez ?</w:t>
      </w:r>
    </w:p>
    <w:p w14:paraId="000007FA" w14:textId="77777777" w:rsidR="001C4A6F" w:rsidRDefault="001C4A6F">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000007FB" w14:textId="77777777" w:rsidR="001C4A6F" w:rsidRDefault="00C23C04">
      <w:pPr>
        <w:numPr>
          <w:ilvl w:val="0"/>
          <w:numId w:val="4"/>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lastRenderedPageBreak/>
        <w:t>Sur une échelle allant de 0 à 10, 0 étant « pas du tout » et 10 étant « absolument », à quel point recommanderiez-vous cet outil à un(e) collègue à vous ?</w:t>
      </w:r>
    </w:p>
    <w:p w14:paraId="000007FC" w14:textId="77777777" w:rsidR="001C4A6F" w:rsidRDefault="001C4A6F">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14:paraId="000007FD" w14:textId="77777777" w:rsidR="001C4A6F" w:rsidRDefault="00C23C04">
      <w:pPr>
        <w:pBdr>
          <w:top w:val="nil"/>
          <w:left w:val="nil"/>
          <w:bottom w:val="nil"/>
          <w:right w:val="nil"/>
          <w:between w:val="nil"/>
        </w:pBdr>
        <w:ind w:left="9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E Avez-vous d’autres commentaires ou suggestions qui permettraient d’améliorer la brochure ? </w:t>
      </w:r>
    </w:p>
    <w:p w14:paraId="000007FE" w14:textId="77777777" w:rsidR="001C4A6F" w:rsidRDefault="001C4A6F">
      <w:pPr>
        <w:pBdr>
          <w:top w:val="nil"/>
          <w:left w:val="nil"/>
          <w:bottom w:val="nil"/>
          <w:right w:val="nil"/>
          <w:between w:val="nil"/>
        </w:pBdr>
        <w:jc w:val="both"/>
        <w:rPr>
          <w:rFonts w:ascii="Times New Roman" w:eastAsia="Times New Roman" w:hAnsi="Times New Roman" w:cs="Times New Roman"/>
          <w:color w:val="000000"/>
        </w:rPr>
      </w:pPr>
    </w:p>
    <w:p w14:paraId="000007FF" w14:textId="77777777" w:rsidR="001C4A6F" w:rsidRDefault="00C23C04">
      <w:pPr>
        <w:pBdr>
          <w:top w:val="nil"/>
          <w:left w:val="nil"/>
          <w:bottom w:val="nil"/>
          <w:right w:val="nil"/>
          <w:between w:val="nil"/>
        </w:pBdr>
        <w:ind w:left="9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F. Si vous deviez utiliser cette brochure dans le cadre d’un entretien, de quelles informations auriez-vous besoin pour pouvoir l’utiliser ?</w:t>
      </w:r>
    </w:p>
    <w:p w14:paraId="00000800" w14:textId="77777777" w:rsidR="001C4A6F" w:rsidRDefault="001C4A6F">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00000801" w14:textId="77777777" w:rsidR="001C4A6F" w:rsidRDefault="00C23C04">
      <w:pPr>
        <w:numPr>
          <w:ilvl w:val="0"/>
          <w:numId w:val="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Selon vous, si une formation était mise en place pour apprendre à utiliser cette brochure, combien de temps les médecins seraient-ils prêts à y consacrer ?</w:t>
      </w:r>
    </w:p>
    <w:p w14:paraId="00000802" w14:textId="77777777" w:rsidR="001C4A6F" w:rsidRDefault="00C23C04">
      <w:pPr>
        <w:numPr>
          <w:ilvl w:val="0"/>
          <w:numId w:val="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Si une telle formation existait, quel est le format qui vous semblerait être le plus adapté pour les médecins qui accepteraient d’y participeraient ?</w:t>
      </w:r>
    </w:p>
    <w:p w14:paraId="00000803" w14:textId="77777777" w:rsidR="001C4A6F" w:rsidRDefault="00C23C04">
      <w:pPr>
        <w:numPr>
          <w:ilvl w:val="0"/>
          <w:numId w:val="5"/>
        </w:numPr>
        <w:pBdr>
          <w:top w:val="nil"/>
          <w:left w:val="nil"/>
          <w:bottom w:val="nil"/>
          <w:right w:val="nil"/>
          <w:between w:val="nil"/>
        </w:pBdr>
        <w:jc w:val="both"/>
        <w:rPr>
          <w:sz w:val="24"/>
          <w:szCs w:val="24"/>
        </w:rPr>
      </w:pPr>
      <w:r>
        <w:rPr>
          <w:rFonts w:ascii="Times New Roman" w:eastAsia="Times New Roman" w:hAnsi="Times New Roman" w:cs="Times New Roman"/>
          <w:color w:val="000000"/>
          <w:sz w:val="24"/>
          <w:szCs w:val="24"/>
        </w:rPr>
        <w:t>Sur une échelle allant de 0 à 10, 0 étant « pas du tout » et 10 étant « absolument », à quel point souhaiteriez-vous participer à une telle formation ?</w:t>
      </w:r>
    </w:p>
    <w:p w14:paraId="00000804" w14:textId="77777777" w:rsidR="001C4A6F" w:rsidRDefault="001C4A6F">
      <w:pPr>
        <w:pBdr>
          <w:top w:val="nil"/>
          <w:left w:val="nil"/>
          <w:bottom w:val="nil"/>
          <w:right w:val="nil"/>
          <w:between w:val="nil"/>
        </w:pBdr>
        <w:ind w:left="720"/>
        <w:jc w:val="both"/>
        <w:rPr>
          <w:rFonts w:ascii="Times New Roman" w:eastAsia="Times New Roman" w:hAnsi="Times New Roman" w:cs="Times New Roman"/>
          <w:color w:val="000000"/>
          <w:sz w:val="24"/>
          <w:szCs w:val="24"/>
        </w:rPr>
      </w:pPr>
    </w:p>
    <w:p w14:paraId="00000805" w14:textId="77777777" w:rsidR="001C4A6F" w:rsidRDefault="00C23C04">
      <w:pPr>
        <w:pBdr>
          <w:top w:val="nil"/>
          <w:left w:val="nil"/>
          <w:bottom w:val="nil"/>
          <w:right w:val="nil"/>
          <w:between w:val="nil"/>
        </w:pBdr>
        <w:ind w:left="9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G. Sur une échelle allant de 0 à 10, 0 étant « pas du tout » et 10 étant « absolument », à quel point souhaiteriez-vous disposer d’une brochure similaire pour proposer à vos </w:t>
      </w:r>
      <w:proofErr w:type="gramStart"/>
      <w:r>
        <w:rPr>
          <w:rFonts w:ascii="Times New Roman" w:eastAsia="Times New Roman" w:hAnsi="Times New Roman" w:cs="Times New Roman"/>
          <w:b/>
          <w:color w:val="000000"/>
          <w:sz w:val="24"/>
          <w:szCs w:val="24"/>
        </w:rPr>
        <w:t>patients  ?</w:t>
      </w:r>
      <w:proofErr w:type="gramEnd"/>
    </w:p>
    <w:p w14:paraId="00000806" w14:textId="77777777" w:rsidR="001C4A6F" w:rsidRDefault="001C4A6F">
      <w:pPr>
        <w:pBdr>
          <w:top w:val="nil"/>
          <w:left w:val="nil"/>
          <w:bottom w:val="nil"/>
          <w:right w:val="nil"/>
          <w:between w:val="nil"/>
        </w:pBdr>
        <w:ind w:left="720"/>
        <w:jc w:val="both"/>
        <w:rPr>
          <w:rFonts w:ascii="Times New Roman" w:eastAsia="Times New Roman" w:hAnsi="Times New Roman" w:cs="Times New Roman"/>
          <w:b/>
          <w:color w:val="000000"/>
          <w:sz w:val="24"/>
          <w:szCs w:val="24"/>
        </w:rPr>
      </w:pPr>
    </w:p>
    <w:p w14:paraId="00000807" w14:textId="77777777" w:rsidR="001C4A6F" w:rsidRDefault="00C23C04">
      <w:pPr>
        <w:pBdr>
          <w:top w:val="nil"/>
          <w:left w:val="nil"/>
          <w:bottom w:val="nil"/>
          <w:right w:val="nil"/>
          <w:between w:val="nil"/>
        </w:pBdr>
        <w:ind w:left="928"/>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H.  Sur une échelle allant de 0 à 10, 0 étant « pas du tout » et 10 étant « absolument », à quel point souhaiteriez-vous pouvoir disposer d’une brochure similaire pour d’autres décisions </w:t>
      </w:r>
      <w:proofErr w:type="gramStart"/>
      <w:r>
        <w:rPr>
          <w:rFonts w:ascii="Times New Roman" w:eastAsia="Times New Roman" w:hAnsi="Times New Roman" w:cs="Times New Roman"/>
          <w:b/>
          <w:color w:val="000000"/>
          <w:sz w:val="24"/>
          <w:szCs w:val="24"/>
        </w:rPr>
        <w:t>thérapeutiques  ?</w:t>
      </w:r>
      <w:proofErr w:type="gramEnd"/>
    </w:p>
    <w:p w14:paraId="00000808" w14:textId="77777777" w:rsidR="001C4A6F" w:rsidRDefault="001C4A6F">
      <w:pPr>
        <w:pBdr>
          <w:top w:val="nil"/>
          <w:left w:val="nil"/>
          <w:bottom w:val="nil"/>
          <w:right w:val="nil"/>
          <w:between w:val="nil"/>
        </w:pBdr>
        <w:rPr>
          <w:rFonts w:ascii="Times New Roman" w:eastAsia="Times New Roman" w:hAnsi="Times New Roman" w:cs="Times New Roman"/>
          <w:color w:val="000000"/>
        </w:rPr>
      </w:pPr>
    </w:p>
    <w:p w14:paraId="00000809" w14:textId="77777777" w:rsidR="001C4A6F" w:rsidRDefault="00C23C04">
      <w:pPr>
        <w:pBdr>
          <w:top w:val="nil"/>
          <w:left w:val="nil"/>
          <w:bottom w:val="nil"/>
          <w:right w:val="nil"/>
          <w:between w:val="nil"/>
        </w:pBdr>
        <w:jc w:val="center"/>
        <w:rPr>
          <w:rFonts w:ascii="Times New Roman" w:eastAsia="Times New Roman" w:hAnsi="Times New Roman" w:cs="Times New Roman"/>
          <w:i/>
          <w:color w:val="000000"/>
        </w:rPr>
      </w:pPr>
      <w:r>
        <w:rPr>
          <w:rFonts w:ascii="Times New Roman" w:eastAsia="Times New Roman" w:hAnsi="Times New Roman" w:cs="Times New Roman"/>
          <w:i/>
          <w:color w:val="000000"/>
        </w:rPr>
        <w:t>Remerciements, clôture de l’entretien.</w:t>
      </w:r>
    </w:p>
    <w:p w14:paraId="0000080A" w14:textId="77777777" w:rsidR="001C4A6F" w:rsidRDefault="001C4A6F">
      <w:pPr>
        <w:pBdr>
          <w:top w:val="nil"/>
          <w:left w:val="nil"/>
          <w:bottom w:val="nil"/>
          <w:right w:val="nil"/>
          <w:between w:val="nil"/>
        </w:pBdr>
        <w:rPr>
          <w:rFonts w:ascii="Times New Roman" w:eastAsia="Times New Roman" w:hAnsi="Times New Roman" w:cs="Times New Roman"/>
          <w:color w:val="000000"/>
        </w:rPr>
      </w:pPr>
    </w:p>
    <w:p w14:paraId="0000080B" w14:textId="77777777" w:rsidR="001C4A6F" w:rsidRDefault="001C4A6F">
      <w:pPr>
        <w:pBdr>
          <w:top w:val="nil"/>
          <w:left w:val="nil"/>
          <w:bottom w:val="nil"/>
          <w:right w:val="nil"/>
          <w:between w:val="nil"/>
        </w:pBdr>
        <w:rPr>
          <w:rFonts w:ascii="Times New Roman" w:eastAsia="Times New Roman" w:hAnsi="Times New Roman" w:cs="Times New Roman"/>
          <w:color w:val="000000"/>
        </w:rPr>
      </w:pPr>
    </w:p>
    <w:p w14:paraId="0000080C" w14:textId="77777777" w:rsidR="001C4A6F" w:rsidRDefault="001C4A6F">
      <w:pPr>
        <w:pStyle w:val="Titre2"/>
        <w:ind w:firstLine="567"/>
      </w:pPr>
      <w:bookmarkStart w:id="202" w:name="_heading=h.3cqmetx" w:colFirst="0" w:colLast="0"/>
      <w:bookmarkEnd w:id="202"/>
    </w:p>
    <w:sectPr w:rsidR="001C4A6F">
      <w:footerReference w:type="even" r:id="rId46"/>
      <w:pgSz w:w="11900" w:h="16840"/>
      <w:pgMar w:top="1191" w:right="964" w:bottom="1077" w:left="1134" w:header="709" w:footer="709" w:gutter="0"/>
      <w:cols w:space="720" w:equalWidth="0">
        <w:col w:w="9406"/>
      </w:cols>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34" w:author="LOPEZ ALMEIDA Leonor" w:date="2020-07-13T15:31:00Z" w:initials="">
    <w:p w14:paraId="00000823"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Objectifs et critères d’évaluation pas assez claire.</w:t>
      </w:r>
    </w:p>
    <w:p w14:paraId="00000824"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Chaque objectif doit avoir son critère d’évaluation associé</w:t>
      </w:r>
    </w:p>
  </w:comment>
  <w:comment w:id="36" w:author="LOPEZ ALMEIDA Leonor" w:date="2020-07-13T15:25:00Z" w:initials="">
    <w:p w14:paraId="00000833"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Je ne comprends pas ce qui sera évalué à travers des réponses aux questionnaires. Quel est le bout ?</w:t>
      </w:r>
    </w:p>
  </w:comment>
  <w:comment w:id="42" w:author="LOPEZ ALMEIDA Leonor" w:date="2020-04-29T10:30:00Z" w:initials="">
    <w:p w14:paraId="00000834"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Les entretiens portent sur quoi ? les 2 outils ?</w:t>
      </w:r>
    </w:p>
  </w:comment>
  <w:comment w:id="43" w:author="JM" w:date="2020-06-11T16:46:00Z" w:initials="">
    <w:p w14:paraId="00000835"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A valider mais le plus simple est de dire les 2 ?</w:t>
      </w:r>
    </w:p>
  </w:comment>
  <w:comment w:id="83" w:author="LOPEZ ALMEIDA Leonor" w:date="2020-07-13T15:27:00Z" w:initials="">
    <w:p w14:paraId="00000832"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Comment </w:t>
      </w:r>
      <w:proofErr w:type="spellStart"/>
      <w:r>
        <w:rPr>
          <w:color w:val="000000"/>
          <w:sz w:val="22"/>
          <w:szCs w:val="22"/>
        </w:rPr>
        <w:t>evaluez</w:t>
      </w:r>
      <w:proofErr w:type="spellEnd"/>
      <w:r>
        <w:rPr>
          <w:color w:val="000000"/>
          <w:sz w:val="22"/>
          <w:szCs w:val="22"/>
        </w:rPr>
        <w:t xml:space="preserve"> vous les attitudes ?</w:t>
      </w:r>
    </w:p>
  </w:comment>
  <w:comment w:id="92" w:author="LOPEZ ALMEIDA Leonor" w:date="2020-07-13T15:34:00Z" w:initials="">
    <w:p w14:paraId="00000829" w14:textId="77777777" w:rsidR="00CC3EEE" w:rsidRDefault="00CC3EEE">
      <w:pPr>
        <w:widowControl w:val="0"/>
        <w:pBdr>
          <w:top w:val="nil"/>
          <w:left w:val="nil"/>
          <w:bottom w:val="nil"/>
          <w:right w:val="nil"/>
          <w:between w:val="nil"/>
        </w:pBdr>
        <w:rPr>
          <w:color w:val="000000"/>
          <w:sz w:val="22"/>
          <w:szCs w:val="22"/>
        </w:rPr>
      </w:pPr>
      <w:proofErr w:type="gramStart"/>
      <w:r>
        <w:rPr>
          <w:color w:val="000000"/>
          <w:sz w:val="22"/>
          <w:szCs w:val="22"/>
        </w:rPr>
        <w:t>atteintes</w:t>
      </w:r>
      <w:proofErr w:type="gramEnd"/>
      <w:r>
        <w:rPr>
          <w:color w:val="000000"/>
          <w:sz w:val="22"/>
          <w:szCs w:val="22"/>
        </w:rPr>
        <w:t xml:space="preserve"> de cancer du sein de 70 ans</w:t>
      </w:r>
    </w:p>
    <w:p w14:paraId="0000082A" w14:textId="77777777" w:rsidR="00CC3EEE" w:rsidRDefault="00CC3EEE">
      <w:pPr>
        <w:widowControl w:val="0"/>
        <w:pBdr>
          <w:top w:val="nil"/>
          <w:left w:val="nil"/>
          <w:bottom w:val="nil"/>
          <w:right w:val="nil"/>
          <w:between w:val="nil"/>
        </w:pBdr>
        <w:rPr>
          <w:color w:val="000000"/>
          <w:sz w:val="22"/>
          <w:szCs w:val="22"/>
        </w:rPr>
      </w:pPr>
    </w:p>
    <w:p w14:paraId="0000082B"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Dans la page 7 les patientes </w:t>
      </w:r>
      <w:proofErr w:type="gramStart"/>
      <w:r>
        <w:rPr>
          <w:color w:val="000000"/>
          <w:sz w:val="22"/>
          <w:szCs w:val="22"/>
        </w:rPr>
        <w:t>ont  70</w:t>
      </w:r>
      <w:proofErr w:type="gramEnd"/>
      <w:r>
        <w:rPr>
          <w:color w:val="000000"/>
          <w:sz w:val="22"/>
          <w:szCs w:val="22"/>
        </w:rPr>
        <w:t xml:space="preserve"> ans.</w:t>
      </w:r>
    </w:p>
    <w:p w14:paraId="0000082C" w14:textId="77777777" w:rsidR="00CC3EEE" w:rsidRDefault="00CC3EEE">
      <w:pPr>
        <w:widowControl w:val="0"/>
        <w:pBdr>
          <w:top w:val="nil"/>
          <w:left w:val="nil"/>
          <w:bottom w:val="nil"/>
          <w:right w:val="nil"/>
          <w:between w:val="nil"/>
        </w:pBdr>
        <w:rPr>
          <w:color w:val="000000"/>
          <w:sz w:val="22"/>
          <w:szCs w:val="22"/>
        </w:rPr>
      </w:pPr>
    </w:p>
    <w:p w14:paraId="0000082D"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Est-ce qu’il y a deux populations </w:t>
      </w:r>
      <w:proofErr w:type="spellStart"/>
      <w:r>
        <w:rPr>
          <w:color w:val="000000"/>
          <w:sz w:val="22"/>
          <w:szCs w:val="22"/>
        </w:rPr>
        <w:t>differentes</w:t>
      </w:r>
      <w:proofErr w:type="spellEnd"/>
      <w:r>
        <w:rPr>
          <w:color w:val="000000"/>
          <w:sz w:val="22"/>
          <w:szCs w:val="22"/>
        </w:rPr>
        <w:t> ?</w:t>
      </w:r>
    </w:p>
  </w:comment>
  <w:comment w:id="93" w:author="Fátima Gauna" w:date="2020-07-17T12:58:00Z" w:initials="">
    <w:p w14:paraId="0000082E"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60 ans, je l'ai corrigé sur le doc</w:t>
      </w:r>
    </w:p>
  </w:comment>
  <w:comment w:id="99" w:author="LOPEZ ALMEIDA Leonor" w:date="2020-07-13T15:37:00Z" w:initials="">
    <w:p w14:paraId="0000083A"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Ou 70 ?</w:t>
      </w:r>
    </w:p>
  </w:comment>
  <w:comment w:id="101" w:author="LOPEZ ALMEIDA Leonor" w:date="2020-07-13T15:41:00Z" w:initials="">
    <w:p w14:paraId="00000830"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Comment sera fait le recrutement des médecins ? </w:t>
      </w:r>
    </w:p>
    <w:p w14:paraId="00000831"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Si médecins participant à </w:t>
      </w:r>
      <w:proofErr w:type="gramStart"/>
      <w:r>
        <w:rPr>
          <w:color w:val="000000"/>
          <w:sz w:val="22"/>
          <w:szCs w:val="22"/>
        </w:rPr>
        <w:t>l’essai  entant</w:t>
      </w:r>
      <w:proofErr w:type="gramEnd"/>
      <w:r>
        <w:rPr>
          <w:color w:val="000000"/>
          <w:sz w:val="22"/>
          <w:szCs w:val="22"/>
        </w:rPr>
        <w:t xml:space="preserve"> que investigateurs on ne peut pas penser que la réponse aux entretiens peut être biaisée ?</w:t>
      </w:r>
    </w:p>
  </w:comment>
  <w:comment w:id="104" w:author="LOPEZ ALMEIDA Leonor" w:date="2020-07-13T15:41:00Z" w:initials="">
    <w:p w14:paraId="0000083C"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A décaler +++</w:t>
      </w:r>
    </w:p>
  </w:comment>
  <w:comment w:id="115" w:author="LOPEZ ALMEIDA Leonor" w:date="2020-07-13T15:45:00Z" w:initials="">
    <w:p w14:paraId="0000082F"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IPC ou hors IPC ?</w:t>
      </w:r>
    </w:p>
  </w:comment>
  <w:comment w:id="114" w:author="Clémence CASANOVA" w:date="2020-07-20T12:18:00Z" w:initials="CC">
    <w:p w14:paraId="6142F605" w14:textId="5A70A56D" w:rsidR="00CC3EEE" w:rsidRDefault="00CC3EEE">
      <w:pPr>
        <w:pStyle w:val="Commentaire"/>
      </w:pPr>
      <w:r>
        <w:rPr>
          <w:rStyle w:val="Marquedecommentaire"/>
        </w:rPr>
        <w:annotationRef/>
      </w:r>
      <w:r>
        <w:t xml:space="preserve">Je pense qu’il serait bien de dire de L’IPC également, car initialement c’est ce qui était prévu, à part si pas de médecins </w:t>
      </w:r>
      <w:proofErr w:type="spellStart"/>
      <w:r>
        <w:t>adresseurs</w:t>
      </w:r>
      <w:proofErr w:type="spellEnd"/>
      <w:r>
        <w:t xml:space="preserve"> dispo au moment de l’étude à IPC, possibilité de contacter autres sites </w:t>
      </w:r>
    </w:p>
    <w:p w14:paraId="2E87283B" w14:textId="77777777" w:rsidR="00CC3EEE" w:rsidRDefault="00CC3EEE">
      <w:pPr>
        <w:pStyle w:val="Commentaire"/>
      </w:pPr>
    </w:p>
  </w:comment>
  <w:comment w:id="117" w:author="LOPEZ ALMEIDA Leonor" w:date="2020-07-13T15:43:00Z" w:initials="">
    <w:p w14:paraId="00000826"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Biais ? conflit d’intérêt ?</w:t>
      </w:r>
    </w:p>
  </w:comment>
  <w:comment w:id="121" w:author="LOPEZ ALMEIDA Leonor" w:date="2020-07-13T15:48:00Z" w:initials="">
    <w:p w14:paraId="00000822"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Sauf erreur de ma part, les seuls patients IPC sont ceux qui vont passer l’entretien. Le CRF s’appliquera donc que pour les entretiens, car la réponse aux questionnaires est déjà </w:t>
      </w:r>
      <w:proofErr w:type="gramStart"/>
      <w:r>
        <w:rPr>
          <w:color w:val="000000"/>
          <w:sz w:val="22"/>
          <w:szCs w:val="22"/>
        </w:rPr>
        <w:t>enregistré</w:t>
      </w:r>
      <w:proofErr w:type="gramEnd"/>
      <w:r>
        <w:rPr>
          <w:color w:val="000000"/>
          <w:sz w:val="22"/>
          <w:szCs w:val="22"/>
        </w:rPr>
        <w:t xml:space="preserve"> online. C’est bien ça ?</w:t>
      </w:r>
    </w:p>
  </w:comment>
  <w:comment w:id="122" w:author="Fátima Gauna" w:date="2020-07-22T14:19:00Z" w:initials="FG">
    <w:p w14:paraId="6F0A970B" w14:textId="0B61CE36" w:rsidR="00CC3EEE" w:rsidRDefault="00CC3EEE">
      <w:pPr>
        <w:pStyle w:val="Commentaire"/>
        <w:rPr>
          <w:color w:val="222222"/>
          <w:sz w:val="18"/>
          <w:szCs w:val="18"/>
          <w:shd w:val="clear" w:color="auto" w:fill="FFFFFF"/>
        </w:rPr>
      </w:pPr>
      <w:r>
        <w:rPr>
          <w:rStyle w:val="Marquedecommentaire"/>
        </w:rPr>
        <w:annotationRef/>
      </w:r>
      <w:r>
        <w:t>Est-ce qu’il y a</w:t>
      </w:r>
      <w:r>
        <w:rPr>
          <w:color w:val="222222"/>
          <w:sz w:val="18"/>
          <w:szCs w:val="18"/>
          <w:shd w:val="clear" w:color="auto" w:fill="FFFFFF"/>
        </w:rPr>
        <w:t xml:space="preserve"> besoin de réel CRF pour les entretiens ? Pour </w:t>
      </w:r>
      <w:proofErr w:type="gramStart"/>
      <w:r>
        <w:rPr>
          <w:color w:val="222222"/>
          <w:sz w:val="18"/>
          <w:szCs w:val="18"/>
          <w:shd w:val="clear" w:color="auto" w:fill="FFFFFF"/>
        </w:rPr>
        <w:t>le  questionnaire</w:t>
      </w:r>
      <w:proofErr w:type="gramEnd"/>
      <w:r>
        <w:rPr>
          <w:color w:val="222222"/>
          <w:sz w:val="18"/>
          <w:szCs w:val="18"/>
          <w:shd w:val="clear" w:color="auto" w:fill="FFFFFF"/>
        </w:rPr>
        <w:t xml:space="preserve"> est déjà enregistré en ligne</w:t>
      </w:r>
    </w:p>
    <w:p w14:paraId="4230AA9C" w14:textId="77777777" w:rsidR="00CC3EEE" w:rsidRDefault="00CC3EEE">
      <w:pPr>
        <w:pStyle w:val="Commentaire"/>
        <w:rPr>
          <w:color w:val="222222"/>
          <w:sz w:val="18"/>
          <w:szCs w:val="18"/>
          <w:shd w:val="clear" w:color="auto" w:fill="FFFFFF"/>
        </w:rPr>
      </w:pPr>
    </w:p>
    <w:p w14:paraId="13B450F8" w14:textId="77777777" w:rsidR="00CC3EEE" w:rsidRDefault="00CC3EEE">
      <w:pPr>
        <w:pStyle w:val="Commentaire"/>
      </w:pPr>
    </w:p>
  </w:comment>
  <w:comment w:id="126" w:author="LOPEZ ALMEIDA Leonor" w:date="2020-07-13T15:50:00Z" w:initials="">
    <w:p w14:paraId="00000828" w14:textId="0F29D32C" w:rsidR="00CC3EEE" w:rsidRDefault="00CC3EEE">
      <w:pPr>
        <w:widowControl w:val="0"/>
        <w:pBdr>
          <w:top w:val="nil"/>
          <w:left w:val="nil"/>
          <w:bottom w:val="nil"/>
          <w:right w:val="nil"/>
          <w:between w:val="nil"/>
        </w:pBdr>
        <w:rPr>
          <w:color w:val="000000"/>
          <w:sz w:val="22"/>
          <w:szCs w:val="22"/>
        </w:rPr>
      </w:pPr>
      <w:r>
        <w:rPr>
          <w:color w:val="000000"/>
          <w:sz w:val="22"/>
          <w:szCs w:val="22"/>
        </w:rPr>
        <w:t>Comment a été calculé l’effectif nécessaire ?</w:t>
      </w:r>
    </w:p>
  </w:comment>
  <w:comment w:id="127" w:author="Fátima Gauna" w:date="2020-07-22T14:22:00Z" w:initials="FG">
    <w:p w14:paraId="313806AA" w14:textId="537A409B" w:rsidR="00B7563B" w:rsidRDefault="00B7563B">
      <w:pPr>
        <w:pStyle w:val="Commentaire"/>
      </w:pPr>
      <w:r>
        <w:rPr>
          <w:rStyle w:val="Marquedecommentaire"/>
        </w:rPr>
        <w:annotationRef/>
      </w:r>
      <w:r>
        <w:t>Pour les entretiens c’est le minimum nécessaire (Willis, 2015)</w:t>
      </w:r>
    </w:p>
  </w:comment>
  <w:comment w:id="130" w:author="LOPEZ ALMEIDA Leonor" w:date="2020-07-13T15:49:00Z" w:initials="">
    <w:p w14:paraId="00000825"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 les </w:t>
      </w:r>
      <w:proofErr w:type="spellStart"/>
      <w:r>
        <w:rPr>
          <w:color w:val="000000"/>
          <w:sz w:val="22"/>
          <w:szCs w:val="22"/>
        </w:rPr>
        <w:t>medecins</w:t>
      </w:r>
      <w:proofErr w:type="spellEnd"/>
      <w:r>
        <w:rPr>
          <w:color w:val="000000"/>
          <w:sz w:val="22"/>
          <w:szCs w:val="22"/>
        </w:rPr>
        <w:t> ?</w:t>
      </w:r>
    </w:p>
  </w:comment>
  <w:comment w:id="137" w:author="LOPEZ ALMEIDA Leonor" w:date="2020-04-29T16:39:00Z" w:initials="">
    <w:p w14:paraId="00000827"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A vérifier si ces analyses comprennent toutes les évaluations sur les objectifs primaires et secondaires</w:t>
      </w:r>
    </w:p>
  </w:comment>
  <w:comment w:id="182" w:author="LOPEZ ALMEIDA Leonor" w:date="2020-07-13T15:53:00Z" w:initials="">
    <w:p w14:paraId="00000839"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Je ne sais pas comment se passe dans ce cas-là. Il faudra voir avec la juriste</w:t>
      </w:r>
    </w:p>
  </w:comment>
  <w:comment w:id="187" w:author="LOPEZ ALMEIDA Leonor" w:date="2020-07-13T15:54:00Z" w:initials="">
    <w:p w14:paraId="00000838"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A voir avec juriste</w:t>
      </w:r>
    </w:p>
  </w:comment>
  <w:comment w:id="199" w:author="LOPEZ ALMEIDA Leonor" w:date="2020-04-29T14:19:00Z" w:initials="">
    <w:p w14:paraId="0000083B" w14:textId="77777777" w:rsidR="00CC3EEE" w:rsidRDefault="00CC3EEE">
      <w:pPr>
        <w:widowControl w:val="0"/>
        <w:pBdr>
          <w:top w:val="nil"/>
          <w:left w:val="nil"/>
          <w:bottom w:val="nil"/>
          <w:right w:val="nil"/>
          <w:between w:val="nil"/>
        </w:pBdr>
        <w:rPr>
          <w:color w:val="000000"/>
          <w:sz w:val="22"/>
          <w:szCs w:val="22"/>
        </w:rPr>
      </w:pPr>
      <w:r>
        <w:rPr>
          <w:color w:val="000000"/>
          <w:sz w:val="22"/>
          <w:szCs w:val="22"/>
        </w:rPr>
        <w:t xml:space="preserve">A </w:t>
      </w:r>
      <w:proofErr w:type="spellStart"/>
      <w:proofErr w:type="gramStart"/>
      <w:r>
        <w:rPr>
          <w:color w:val="000000"/>
          <w:sz w:val="22"/>
          <w:szCs w:val="22"/>
        </w:rPr>
        <w:t>co,pleter</w:t>
      </w:r>
      <w:proofErr w:type="spellEnd"/>
      <w:proofErr w:type="gramEnd"/>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00000824" w15:done="0"/>
  <w15:commentEx w15:paraId="00000833" w15:done="0"/>
  <w15:commentEx w15:paraId="00000834" w15:done="0"/>
  <w15:commentEx w15:paraId="00000835" w15:paraIdParent="00000834" w15:done="0"/>
  <w15:commentEx w15:paraId="00000832" w15:done="0"/>
  <w15:commentEx w15:paraId="0000082D" w15:done="0"/>
  <w15:commentEx w15:paraId="0000082E" w15:paraIdParent="0000082D" w15:done="0"/>
  <w15:commentEx w15:paraId="0000083A" w15:done="0"/>
  <w15:commentEx w15:paraId="00000831" w15:done="0"/>
  <w15:commentEx w15:paraId="0000083C" w15:done="0"/>
  <w15:commentEx w15:paraId="0000082F" w15:done="0"/>
  <w15:commentEx w15:paraId="2E87283B" w15:paraIdParent="0000082F" w15:done="0"/>
  <w15:commentEx w15:paraId="00000826" w15:done="0"/>
  <w15:commentEx w15:paraId="00000822" w15:done="0"/>
  <w15:commentEx w15:paraId="13B450F8" w15:paraIdParent="00000822" w15:done="0"/>
  <w15:commentEx w15:paraId="00000828" w15:done="0"/>
  <w15:commentEx w15:paraId="313806AA" w15:paraIdParent="00000828" w15:done="0"/>
  <w15:commentEx w15:paraId="00000825" w15:done="0"/>
  <w15:commentEx w15:paraId="00000827" w15:done="0"/>
  <w15:commentEx w15:paraId="00000839" w15:done="0"/>
  <w15:commentEx w15:paraId="00000838" w15:done="0"/>
  <w15:commentEx w15:paraId="0000083B"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44B179" w14:textId="77777777" w:rsidR="00E52A75" w:rsidRDefault="00E52A75">
      <w:r>
        <w:separator/>
      </w:r>
    </w:p>
  </w:endnote>
  <w:endnote w:type="continuationSeparator" w:id="0">
    <w:p w14:paraId="4AD2AAC3" w14:textId="77777777" w:rsidR="00E52A75" w:rsidRDefault="00E52A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auto"/>
    <w:pitch w:val="default"/>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02FF" w:usb1="4000ACFF" w:usb2="00000001"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813" w14:textId="77777777" w:rsidR="00CC3EEE" w:rsidRDefault="00CC3EEE">
    <w:pPr>
      <w:pBdr>
        <w:top w:val="nil"/>
        <w:left w:val="nil"/>
        <w:bottom w:val="nil"/>
        <w:right w:val="nil"/>
        <w:between w:val="nil"/>
      </w:pBdr>
      <w:tabs>
        <w:tab w:val="center" w:pos="4536"/>
        <w:tab w:val="right" w:pos="9072"/>
      </w:tabs>
      <w:jc w:val="center"/>
      <w:rPr>
        <w:color w:val="000000"/>
      </w:rPr>
    </w:pPr>
  </w:p>
  <w:p w14:paraId="00000814" w14:textId="77777777" w:rsidR="00CC3EEE" w:rsidRDefault="00CC3EEE">
    <w:pPr>
      <w:pBdr>
        <w:top w:val="nil"/>
        <w:left w:val="nil"/>
        <w:bottom w:val="nil"/>
        <w:right w:val="nil"/>
        <w:between w:val="nil"/>
      </w:pBdr>
      <w:tabs>
        <w:tab w:val="center" w:pos="4536"/>
        <w:tab w:val="right" w:pos="9072"/>
      </w:tabs>
      <w:rPr>
        <w:color w:val="000000"/>
      </w:rPr>
    </w:pPr>
  </w:p>
  <w:p w14:paraId="00000815" w14:textId="77777777" w:rsidR="00CC3EEE" w:rsidRDefault="00CC3EEE">
    <w:pPr>
      <w:widowControl w:val="0"/>
      <w:pBdr>
        <w:top w:val="nil"/>
        <w:left w:val="nil"/>
        <w:bottom w:val="nil"/>
        <w:right w:val="nil"/>
        <w:between w:val="nil"/>
      </w:pBdr>
      <w:spacing w:line="276" w:lineRule="auto"/>
      <w:rPr>
        <w:color w:val="000000"/>
      </w:rPr>
    </w:pPr>
  </w:p>
  <w:p w14:paraId="00000816" w14:textId="77777777" w:rsidR="00CC3EEE" w:rsidRDefault="00CC3EEE">
    <w:pPr>
      <w:widowControl w:val="0"/>
      <w:pBdr>
        <w:top w:val="nil"/>
        <w:left w:val="nil"/>
        <w:bottom w:val="nil"/>
        <w:right w:val="nil"/>
        <w:between w:val="nil"/>
      </w:pBdr>
      <w:spacing w:line="276" w:lineRule="auto"/>
      <w:rPr>
        <w:color w:val="000000"/>
      </w:rPr>
    </w:pPr>
  </w:p>
  <w:p w14:paraId="00000817" w14:textId="77777777" w:rsidR="00CC3EEE" w:rsidRDefault="00CC3EEE">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811" w14:textId="13368FE6" w:rsidR="00CC3EEE" w:rsidRDefault="00CC3EEE">
    <w:pPr>
      <w:pBdr>
        <w:top w:val="nil"/>
        <w:left w:val="nil"/>
        <w:bottom w:val="nil"/>
        <w:right w:val="nil"/>
        <w:between w:val="nil"/>
      </w:pBdr>
      <w:tabs>
        <w:tab w:val="center" w:pos="4536"/>
        <w:tab w:val="right" w:pos="9072"/>
      </w:tabs>
      <w:jc w:val="center"/>
      <w:rPr>
        <w:color w:val="000000"/>
      </w:rPr>
    </w:pPr>
    <w:r>
      <w:rPr>
        <w:color w:val="000000"/>
      </w:rPr>
      <w:fldChar w:fldCharType="begin"/>
    </w:r>
    <w:r>
      <w:rPr>
        <w:color w:val="000000"/>
      </w:rPr>
      <w:instrText>PAGE</w:instrText>
    </w:r>
    <w:r>
      <w:rPr>
        <w:color w:val="000000"/>
      </w:rPr>
      <w:fldChar w:fldCharType="separate"/>
    </w:r>
    <w:r w:rsidR="00B42248">
      <w:rPr>
        <w:noProof/>
        <w:color w:val="000000"/>
      </w:rPr>
      <w:t>8</w:t>
    </w:r>
    <w:r>
      <w:rPr>
        <w:color w:val="000000"/>
      </w:rPr>
      <w:fldChar w:fldCharType="end"/>
    </w:r>
  </w:p>
  <w:p w14:paraId="00000812" w14:textId="77777777" w:rsidR="00CC3EEE" w:rsidRDefault="00CC3EEE">
    <w:pPr>
      <w:pBdr>
        <w:top w:val="nil"/>
        <w:left w:val="nil"/>
        <w:bottom w:val="nil"/>
        <w:right w:val="nil"/>
        <w:between w:val="nil"/>
      </w:pBdr>
      <w:tabs>
        <w:tab w:val="center" w:pos="4536"/>
        <w:tab w:val="right" w:pos="9072"/>
      </w:tabs>
      <w:rPr>
        <w:color w:val="000000"/>
      </w:rPr>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818" w14:textId="77777777" w:rsidR="00CC3EEE" w:rsidRDefault="00CC3EEE">
    <w:pPr>
      <w:pBdr>
        <w:top w:val="nil"/>
        <w:left w:val="nil"/>
        <w:bottom w:val="nil"/>
        <w:right w:val="nil"/>
        <w:between w:val="nil"/>
      </w:pBdr>
      <w:tabs>
        <w:tab w:val="center" w:pos="4536"/>
        <w:tab w:val="right" w:pos="9072"/>
      </w:tabs>
      <w:rPr>
        <w:color w:val="000000"/>
      </w:rPr>
    </w:pPr>
    <w:r>
      <w:rPr>
        <w:color w:val="000000"/>
      </w:rPr>
      <w:t>FORM – 18/06/2018</w:t>
    </w:r>
  </w:p>
  <w:p w14:paraId="00000819" w14:textId="2E060417" w:rsidR="00CC3EEE" w:rsidRDefault="00CC3EEE">
    <w:pPr>
      <w:pBdr>
        <w:top w:val="nil"/>
        <w:left w:val="nil"/>
        <w:bottom w:val="nil"/>
        <w:right w:val="nil"/>
        <w:between w:val="nil"/>
      </w:pBdr>
      <w:tabs>
        <w:tab w:val="center" w:pos="4536"/>
        <w:tab w:val="right" w:pos="9072"/>
      </w:tabs>
      <w:rPr>
        <w:color w:val="000000"/>
      </w:rPr>
    </w:pPr>
    <w:r>
      <w:rPr>
        <w:color w:val="000000"/>
      </w:rPr>
      <w:t>Version n° 1.1 – 08/01/2020</w:t>
    </w:r>
    <w:r>
      <w:rPr>
        <w:color w:val="000000"/>
      </w:rPr>
      <w:tab/>
    </w:r>
    <w:r>
      <w:rPr>
        <w:color w:val="000000"/>
      </w:rPr>
      <w:tab/>
      <w:t xml:space="preserve">Page </w:t>
    </w:r>
    <w:r>
      <w:rPr>
        <w:color w:val="000000"/>
      </w:rPr>
      <w:fldChar w:fldCharType="begin"/>
    </w:r>
    <w:r>
      <w:rPr>
        <w:color w:val="000000"/>
      </w:rPr>
      <w:instrText>PAGE</w:instrText>
    </w:r>
    <w:r>
      <w:rPr>
        <w:color w:val="000000"/>
      </w:rPr>
      <w:fldChar w:fldCharType="separate"/>
    </w:r>
    <w:r w:rsidR="00B42248">
      <w:rPr>
        <w:noProof/>
        <w:color w:val="000000"/>
      </w:rPr>
      <w:t>54</w:t>
    </w:r>
    <w:r>
      <w:rPr>
        <w:color w:val="000000"/>
      </w:rPr>
      <w:fldChar w:fldCharType="end"/>
    </w:r>
    <w:r>
      <w:rPr>
        <w:color w:val="000000"/>
      </w:rPr>
      <w:t>/</w:t>
    </w:r>
    <w:r>
      <w:rPr>
        <w:color w:val="000000"/>
      </w:rPr>
      <w:fldChar w:fldCharType="begin"/>
    </w:r>
    <w:r>
      <w:rPr>
        <w:color w:val="000000"/>
      </w:rPr>
      <w:instrText>NUMPAGES</w:instrText>
    </w:r>
    <w:r>
      <w:rPr>
        <w:color w:val="000000"/>
      </w:rPr>
      <w:fldChar w:fldCharType="separate"/>
    </w:r>
    <w:r w:rsidR="00B42248">
      <w:rPr>
        <w:noProof/>
        <w:color w:val="000000"/>
      </w:rPr>
      <w:t>54</w:t>
    </w:r>
    <w:r>
      <w:rPr>
        <w:color w:val="000000"/>
      </w:rPr>
      <w:fldChar w:fldCharType="end"/>
    </w:r>
  </w:p>
  <w:p w14:paraId="0000081A" w14:textId="77777777" w:rsidR="00CC3EEE" w:rsidRDefault="00CC3EEE">
    <w:pPr>
      <w:pBdr>
        <w:top w:val="nil"/>
        <w:left w:val="nil"/>
        <w:bottom w:val="nil"/>
        <w:right w:val="nil"/>
        <w:between w:val="nil"/>
      </w:pBdr>
      <w:tabs>
        <w:tab w:val="center" w:pos="4536"/>
        <w:tab w:val="right" w:pos="9072"/>
      </w:tabs>
      <w:rPr>
        <w:color w:val="000000"/>
      </w:rPr>
    </w:pPr>
  </w:p>
  <w:p w14:paraId="0000081B" w14:textId="77777777" w:rsidR="00CC3EEE" w:rsidRDefault="00CC3EEE">
    <w:pPr>
      <w:pBdr>
        <w:top w:val="nil"/>
        <w:left w:val="nil"/>
        <w:bottom w:val="nil"/>
        <w:right w:val="nil"/>
        <w:between w:val="nil"/>
      </w:pBdr>
      <w:rPr>
        <w:color w:val="000000"/>
      </w:rPr>
    </w:pPr>
  </w:p>
  <w:p w14:paraId="0000081C" w14:textId="77777777" w:rsidR="00CC3EEE" w:rsidRDefault="00CC3EEE">
    <w:pPr>
      <w:pBdr>
        <w:top w:val="nil"/>
        <w:left w:val="nil"/>
        <w:bottom w:val="nil"/>
        <w:right w:val="nil"/>
        <w:between w:val="nil"/>
      </w:pBdr>
      <w:rPr>
        <w:color w:val="000000"/>
      </w:rPr>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81D" w14:textId="77777777" w:rsidR="00CC3EEE" w:rsidRDefault="00CC3EEE">
    <w:pPr>
      <w:pBdr>
        <w:top w:val="nil"/>
        <w:left w:val="nil"/>
        <w:bottom w:val="nil"/>
        <w:right w:val="nil"/>
        <w:between w:val="nil"/>
      </w:pBdr>
      <w:tabs>
        <w:tab w:val="center" w:pos="4536"/>
        <w:tab w:val="right" w:pos="9072"/>
      </w:tabs>
      <w:jc w:val="right"/>
      <w:rPr>
        <w:color w:val="000000"/>
      </w:rPr>
    </w:pPr>
  </w:p>
  <w:p w14:paraId="0000081E" w14:textId="77777777" w:rsidR="00CC3EEE" w:rsidRDefault="00CC3EEE">
    <w:pPr>
      <w:pBdr>
        <w:top w:val="nil"/>
        <w:left w:val="nil"/>
        <w:bottom w:val="nil"/>
        <w:right w:val="nil"/>
        <w:between w:val="nil"/>
      </w:pBdr>
      <w:tabs>
        <w:tab w:val="center" w:pos="4536"/>
        <w:tab w:val="right" w:pos="9072"/>
      </w:tabs>
      <w:ind w:right="360"/>
      <w:rPr>
        <w:color w:val="000000"/>
      </w:rPr>
    </w:pPr>
  </w:p>
  <w:p w14:paraId="0000081F" w14:textId="77777777" w:rsidR="00CC3EEE" w:rsidRDefault="00CC3EEE">
    <w:pPr>
      <w:pBdr>
        <w:top w:val="nil"/>
        <w:left w:val="nil"/>
        <w:bottom w:val="nil"/>
        <w:right w:val="nil"/>
        <w:between w:val="nil"/>
      </w:pBdr>
      <w:rPr>
        <w:color w:val="000000"/>
      </w:rPr>
    </w:pPr>
  </w:p>
  <w:p w14:paraId="00000820" w14:textId="77777777" w:rsidR="00CC3EEE" w:rsidRDefault="00CC3EEE">
    <w:pPr>
      <w:widowControl w:val="0"/>
      <w:pBdr>
        <w:top w:val="nil"/>
        <w:left w:val="nil"/>
        <w:bottom w:val="nil"/>
        <w:right w:val="nil"/>
        <w:between w:val="nil"/>
      </w:pBdr>
      <w:spacing w:line="276" w:lineRule="auto"/>
      <w:rPr>
        <w:color w:val="000000"/>
      </w:rPr>
    </w:pPr>
  </w:p>
  <w:p w14:paraId="00000821" w14:textId="77777777" w:rsidR="00CC3EEE" w:rsidRDefault="00CC3EEE">
    <w:pPr>
      <w:widowControl w:val="0"/>
      <w:pBdr>
        <w:top w:val="nil"/>
        <w:left w:val="nil"/>
        <w:bottom w:val="nil"/>
        <w:right w:val="nil"/>
        <w:between w:val="nil"/>
      </w:pBdr>
      <w:spacing w:line="276" w:lineRule="auto"/>
      <w:rPr>
        <w:color w:val="000000"/>
      </w:rPr>
    </w:pPr>
    <w:r>
      <w:rPr>
        <w:color w:val="000000"/>
      </w:rPr>
      <w:fldChar w:fldCharType="begin"/>
    </w:r>
    <w:r>
      <w:rPr>
        <w:color w:val="000000"/>
      </w:rPr>
      <w:instrText>PAGE</w:instrText>
    </w:r>
    <w:r>
      <w:rPr>
        <w:color w:val="000000"/>
      </w:rPr>
      <w:fldChar w:fldCharType="end"/>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0FC9903" w14:textId="77777777" w:rsidR="00E52A75" w:rsidRDefault="00E52A75">
      <w:r>
        <w:separator/>
      </w:r>
    </w:p>
  </w:footnote>
  <w:footnote w:type="continuationSeparator" w:id="0">
    <w:p w14:paraId="5C2CE2FA" w14:textId="77777777" w:rsidR="00E52A75" w:rsidRDefault="00E52A75">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00080D" w14:textId="77777777" w:rsidR="00CC3EEE" w:rsidRDefault="00CC3EEE">
    <w:pPr>
      <w:pBdr>
        <w:top w:val="nil"/>
        <w:left w:val="nil"/>
        <w:bottom w:val="nil"/>
        <w:right w:val="nil"/>
        <w:between w:val="nil"/>
      </w:pBdr>
      <w:tabs>
        <w:tab w:val="center" w:pos="4536"/>
        <w:tab w:val="right" w:pos="9072"/>
      </w:tabs>
      <w:rPr>
        <w:color w:val="000000"/>
        <w:sz w:val="16"/>
        <w:szCs w:val="16"/>
      </w:rPr>
    </w:pPr>
    <w:r>
      <w:rPr>
        <w:color w:val="000000"/>
        <w:sz w:val="16"/>
        <w:szCs w:val="16"/>
      </w:rPr>
      <w:t>Département de la Recherche Clinique et de l’Innovation</w:t>
    </w:r>
    <w:r>
      <w:rPr>
        <w:color w:val="000000"/>
        <w:sz w:val="16"/>
        <w:szCs w:val="16"/>
      </w:rPr>
      <w:tab/>
      <w:t xml:space="preserve"> </w:t>
    </w:r>
    <w:r>
      <w:rPr>
        <w:color w:val="000000"/>
        <w:sz w:val="16"/>
        <w:szCs w:val="16"/>
      </w:rPr>
      <w:t xml:space="preserve"> : 04.91.22.37.78   </w:t>
    </w:r>
    <w:r>
      <w:rPr>
        <w:color w:val="000000"/>
        <w:sz w:val="16"/>
        <w:szCs w:val="16"/>
      </w:rPr>
      <w:t> : 04.91.22.36.01  📫 :</w:t>
    </w:r>
    <w:hyperlink r:id="rId1">
      <w:r>
        <w:rPr>
          <w:color w:val="0000FF"/>
          <w:sz w:val="16"/>
          <w:szCs w:val="16"/>
        </w:rPr>
        <w:t xml:space="preserve"> </w:t>
      </w:r>
    </w:hyperlink>
    <w:hyperlink r:id="rId2">
      <w:r>
        <w:rPr>
          <w:color w:val="0000FF"/>
          <w:sz w:val="16"/>
          <w:szCs w:val="16"/>
          <w:u w:val="single"/>
        </w:rPr>
        <w:t>drci.up@ipc.unicancer.fr</w:t>
      </w:r>
    </w:hyperlink>
  </w:p>
  <w:p w14:paraId="0000080E" w14:textId="77777777" w:rsidR="00CC3EEE" w:rsidRDefault="00CC3EEE">
    <w:pPr>
      <w:pBdr>
        <w:top w:val="nil"/>
        <w:left w:val="nil"/>
        <w:bottom w:val="nil"/>
        <w:right w:val="nil"/>
        <w:between w:val="nil"/>
      </w:pBdr>
      <w:tabs>
        <w:tab w:val="center" w:pos="4536"/>
        <w:tab w:val="right" w:pos="9072"/>
      </w:tabs>
      <w:rPr>
        <w:color w:val="000000"/>
      </w:rPr>
    </w:pPr>
  </w:p>
  <w:p w14:paraId="0000080F" w14:textId="77777777" w:rsidR="00CC3EEE" w:rsidRDefault="00CC3EEE">
    <w:pPr>
      <w:pBdr>
        <w:top w:val="nil"/>
        <w:left w:val="nil"/>
        <w:bottom w:val="nil"/>
        <w:right w:val="nil"/>
        <w:between w:val="nil"/>
      </w:pBdr>
      <w:rPr>
        <w:color w:val="000000"/>
      </w:rPr>
    </w:pPr>
  </w:p>
  <w:p w14:paraId="00000810" w14:textId="77777777" w:rsidR="00CC3EEE" w:rsidRDefault="00CC3EEE">
    <w:pPr>
      <w:pBdr>
        <w:top w:val="nil"/>
        <w:left w:val="nil"/>
        <w:bottom w:val="nil"/>
        <w:right w:val="nil"/>
        <w:between w:val="nil"/>
      </w:pBdr>
      <w:rPr>
        <w:color w:val="000000"/>
      </w:rPr>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002CE6"/>
    <w:multiLevelType w:val="multilevel"/>
    <w:tmpl w:val="64A69852"/>
    <w:lvl w:ilvl="0">
      <w:start w:val="1"/>
      <w:numFmt w:val="bullet"/>
      <w:lvlText w:val="⎯"/>
      <w:lvlJc w:val="left"/>
      <w:pPr>
        <w:ind w:left="1440" w:hanging="360"/>
      </w:pPr>
      <w:rPr>
        <w:rFonts w:ascii="Noto Sans Symbols" w:eastAsia="Noto Sans Symbols" w:hAnsi="Noto Sans Symbols" w:cs="Noto Sans Symbols"/>
        <w:color w:val="000000"/>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 w15:restartNumberingAfterBreak="0">
    <w:nsid w:val="188134E8"/>
    <w:multiLevelType w:val="multilevel"/>
    <w:tmpl w:val="E0A2674E"/>
    <w:lvl w:ilvl="0">
      <w:start w:val="4"/>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2BF50FBE"/>
    <w:multiLevelType w:val="multilevel"/>
    <w:tmpl w:val="35403008"/>
    <w:lvl w:ilvl="0">
      <w:start w:val="1"/>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15:restartNumberingAfterBreak="0">
    <w:nsid w:val="30851807"/>
    <w:multiLevelType w:val="multilevel"/>
    <w:tmpl w:val="E712509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42381028"/>
    <w:multiLevelType w:val="multilevel"/>
    <w:tmpl w:val="F7DC423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9812CCC"/>
    <w:multiLevelType w:val="multilevel"/>
    <w:tmpl w:val="869EDC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CB748A7"/>
    <w:multiLevelType w:val="multilevel"/>
    <w:tmpl w:val="FE849FC4"/>
    <w:lvl w:ilvl="0">
      <w:start w:val="1"/>
      <w:numFmt w:val="upperLetter"/>
      <w:lvlText w:val="%1."/>
      <w:lvlJc w:val="left"/>
      <w:pPr>
        <w:ind w:left="720" w:hanging="360"/>
      </w:pPr>
      <w:rPr>
        <w:b w:val="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52600531"/>
    <w:multiLevelType w:val="multilevel"/>
    <w:tmpl w:val="8F148360"/>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8" w15:restartNumberingAfterBreak="0">
    <w:nsid w:val="5E522871"/>
    <w:multiLevelType w:val="multilevel"/>
    <w:tmpl w:val="3CFE65D0"/>
    <w:lvl w:ilvl="0">
      <w:start w:val="3"/>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61E5A98"/>
    <w:multiLevelType w:val="multilevel"/>
    <w:tmpl w:val="76D2D514"/>
    <w:lvl w:ilvl="0">
      <w:start w:val="1"/>
      <w:numFmt w:val="bullet"/>
      <w:lvlText w:val="-"/>
      <w:lvlJc w:val="left"/>
      <w:pPr>
        <w:ind w:left="360" w:hanging="360"/>
      </w:pPr>
      <w:rPr>
        <w:rFonts w:ascii="Times New Roman" w:eastAsia="Times New Roman" w:hAnsi="Times New Roman" w:cs="Times New Roman"/>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10" w15:restartNumberingAfterBreak="0">
    <w:nsid w:val="706F254F"/>
    <w:multiLevelType w:val="multilevel"/>
    <w:tmpl w:val="E04A02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71D00E92"/>
    <w:multiLevelType w:val="multilevel"/>
    <w:tmpl w:val="36ACC0EC"/>
    <w:lvl w:ilvl="0">
      <w:start w:val="1"/>
      <w:numFmt w:val="bullet"/>
      <w:lvlText w:val="⎯"/>
      <w:lvlJc w:val="left"/>
      <w:pPr>
        <w:ind w:left="720" w:hanging="360"/>
      </w:pPr>
      <w:rPr>
        <w:rFonts w:ascii="Noto Sans Symbols" w:eastAsia="Noto Sans Symbols" w:hAnsi="Noto Sans Symbols" w:cs="Noto Sans Symbols"/>
        <w:b/>
        <w:color w:val="000000"/>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2" w15:restartNumberingAfterBreak="0">
    <w:nsid w:val="7B4E26F9"/>
    <w:multiLevelType w:val="multilevel"/>
    <w:tmpl w:val="9EC8F422"/>
    <w:lvl w:ilvl="0">
      <w:start w:val="1"/>
      <w:numFmt w:val="bullet"/>
      <w:lvlText w:val="⎯"/>
      <w:lvlJc w:val="left"/>
      <w:pPr>
        <w:ind w:left="780" w:hanging="360"/>
      </w:pPr>
      <w:rPr>
        <w:rFonts w:ascii="Noto Sans Symbols" w:eastAsia="Noto Sans Symbols" w:hAnsi="Noto Sans Symbols" w:cs="Noto Sans Symbols"/>
        <w:color w:val="000000"/>
      </w:rPr>
    </w:lvl>
    <w:lvl w:ilvl="1">
      <w:start w:val="1"/>
      <w:numFmt w:val="bullet"/>
      <w:lvlText w:val="o"/>
      <w:lvlJc w:val="left"/>
      <w:pPr>
        <w:ind w:left="1500" w:hanging="360"/>
      </w:pPr>
      <w:rPr>
        <w:rFonts w:ascii="Courier New" w:eastAsia="Courier New" w:hAnsi="Courier New" w:cs="Courier New"/>
      </w:rPr>
    </w:lvl>
    <w:lvl w:ilvl="2">
      <w:start w:val="1"/>
      <w:numFmt w:val="bullet"/>
      <w:lvlText w:val="▪"/>
      <w:lvlJc w:val="left"/>
      <w:pPr>
        <w:ind w:left="2220" w:hanging="360"/>
      </w:pPr>
      <w:rPr>
        <w:rFonts w:ascii="Noto Sans Symbols" w:eastAsia="Noto Sans Symbols" w:hAnsi="Noto Sans Symbols" w:cs="Noto Sans Symbols"/>
      </w:rPr>
    </w:lvl>
    <w:lvl w:ilvl="3">
      <w:start w:val="1"/>
      <w:numFmt w:val="bullet"/>
      <w:lvlText w:val="●"/>
      <w:lvlJc w:val="left"/>
      <w:pPr>
        <w:ind w:left="2940" w:hanging="360"/>
      </w:pPr>
      <w:rPr>
        <w:rFonts w:ascii="Noto Sans Symbols" w:eastAsia="Noto Sans Symbols" w:hAnsi="Noto Sans Symbols" w:cs="Noto Sans Symbols"/>
      </w:rPr>
    </w:lvl>
    <w:lvl w:ilvl="4">
      <w:start w:val="1"/>
      <w:numFmt w:val="bullet"/>
      <w:lvlText w:val="o"/>
      <w:lvlJc w:val="left"/>
      <w:pPr>
        <w:ind w:left="3660" w:hanging="360"/>
      </w:pPr>
      <w:rPr>
        <w:rFonts w:ascii="Courier New" w:eastAsia="Courier New" w:hAnsi="Courier New" w:cs="Courier New"/>
      </w:rPr>
    </w:lvl>
    <w:lvl w:ilvl="5">
      <w:start w:val="1"/>
      <w:numFmt w:val="bullet"/>
      <w:lvlText w:val="▪"/>
      <w:lvlJc w:val="left"/>
      <w:pPr>
        <w:ind w:left="4380" w:hanging="360"/>
      </w:pPr>
      <w:rPr>
        <w:rFonts w:ascii="Noto Sans Symbols" w:eastAsia="Noto Sans Symbols" w:hAnsi="Noto Sans Symbols" w:cs="Noto Sans Symbols"/>
      </w:rPr>
    </w:lvl>
    <w:lvl w:ilvl="6">
      <w:start w:val="1"/>
      <w:numFmt w:val="bullet"/>
      <w:lvlText w:val="●"/>
      <w:lvlJc w:val="left"/>
      <w:pPr>
        <w:ind w:left="5100" w:hanging="360"/>
      </w:pPr>
      <w:rPr>
        <w:rFonts w:ascii="Noto Sans Symbols" w:eastAsia="Noto Sans Symbols" w:hAnsi="Noto Sans Symbols" w:cs="Noto Sans Symbols"/>
      </w:rPr>
    </w:lvl>
    <w:lvl w:ilvl="7">
      <w:start w:val="1"/>
      <w:numFmt w:val="bullet"/>
      <w:lvlText w:val="o"/>
      <w:lvlJc w:val="left"/>
      <w:pPr>
        <w:ind w:left="5820" w:hanging="360"/>
      </w:pPr>
      <w:rPr>
        <w:rFonts w:ascii="Courier New" w:eastAsia="Courier New" w:hAnsi="Courier New" w:cs="Courier New"/>
      </w:rPr>
    </w:lvl>
    <w:lvl w:ilvl="8">
      <w:start w:val="1"/>
      <w:numFmt w:val="bullet"/>
      <w:lvlText w:val="▪"/>
      <w:lvlJc w:val="left"/>
      <w:pPr>
        <w:ind w:left="6540" w:hanging="360"/>
      </w:pPr>
      <w:rPr>
        <w:rFonts w:ascii="Noto Sans Symbols" w:eastAsia="Noto Sans Symbols" w:hAnsi="Noto Sans Symbols" w:cs="Noto Sans Symbols"/>
      </w:rPr>
    </w:lvl>
  </w:abstractNum>
  <w:abstractNum w:abstractNumId="13" w15:restartNumberingAfterBreak="0">
    <w:nsid w:val="7EDC1966"/>
    <w:multiLevelType w:val="multilevel"/>
    <w:tmpl w:val="19D8ED22"/>
    <w:lvl w:ilvl="0">
      <w:start w:val="1"/>
      <w:numFmt w:val="bullet"/>
      <w:lvlText w:val="⎯"/>
      <w:lvlJc w:val="left"/>
      <w:pPr>
        <w:ind w:left="720" w:hanging="360"/>
      </w:pPr>
      <w:rPr>
        <w:rFonts w:ascii="Noto Sans Symbols" w:eastAsia="Noto Sans Symbols" w:hAnsi="Noto Sans Symbols" w:cs="Noto Sans Symbols"/>
        <w:color w:val="00000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15:restartNumberingAfterBreak="0">
    <w:nsid w:val="7F4B26CE"/>
    <w:multiLevelType w:val="multilevel"/>
    <w:tmpl w:val="CCEAC140"/>
    <w:lvl w:ilvl="0">
      <w:start w:val="1"/>
      <w:numFmt w:val="upperLetter"/>
      <w:lvlText w:val="%1."/>
      <w:lvlJc w:val="left"/>
      <w:pPr>
        <w:ind w:left="928"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7FA07F95"/>
    <w:multiLevelType w:val="multilevel"/>
    <w:tmpl w:val="A32C607A"/>
    <w:lvl w:ilvl="0">
      <w:start w:val="1"/>
      <w:numFmt w:val="bullet"/>
      <w:lvlText w:val="⎯"/>
      <w:lvlJc w:val="left"/>
      <w:pPr>
        <w:ind w:left="720" w:hanging="360"/>
      </w:pPr>
      <w:rPr>
        <w:rFonts w:ascii="Noto Sans Symbols" w:eastAsia="Noto Sans Symbols" w:hAnsi="Noto Sans Symbols" w:cs="Noto Sans Symbols"/>
        <w:color w:val="000000"/>
        <w:shd w:val="clear" w:color="auto" w:fill="auto"/>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7"/>
  </w:num>
  <w:num w:numId="2">
    <w:abstractNumId w:val="4"/>
  </w:num>
  <w:num w:numId="3">
    <w:abstractNumId w:val="5"/>
  </w:num>
  <w:num w:numId="4">
    <w:abstractNumId w:val="13"/>
  </w:num>
  <w:num w:numId="5">
    <w:abstractNumId w:val="11"/>
  </w:num>
  <w:num w:numId="6">
    <w:abstractNumId w:val="9"/>
  </w:num>
  <w:num w:numId="7">
    <w:abstractNumId w:val="12"/>
  </w:num>
  <w:num w:numId="8">
    <w:abstractNumId w:val="3"/>
  </w:num>
  <w:num w:numId="9">
    <w:abstractNumId w:val="14"/>
  </w:num>
  <w:num w:numId="10">
    <w:abstractNumId w:val="0"/>
  </w:num>
  <w:num w:numId="11">
    <w:abstractNumId w:val="1"/>
  </w:num>
  <w:num w:numId="12">
    <w:abstractNumId w:val="6"/>
  </w:num>
  <w:num w:numId="13">
    <w:abstractNumId w:val="8"/>
  </w:num>
  <w:num w:numId="14">
    <w:abstractNumId w:val="2"/>
  </w:num>
  <w:num w:numId="15">
    <w:abstractNumId w:val="15"/>
  </w:num>
  <w:num w:numId="16">
    <w:abstractNumId w:val="10"/>
  </w:num>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Fátima Gauna">
    <w15:presenceInfo w15:providerId="None" w15:userId="Fátima Gauna"/>
  </w15:person>
  <w15:person w15:author="Clémence CASANOVA">
    <w15:presenceInfo w15:providerId="None" w15:userId="Clémence CASANOV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C4A6F"/>
    <w:rsid w:val="001C4A6F"/>
    <w:rsid w:val="00217899"/>
    <w:rsid w:val="00A20114"/>
    <w:rsid w:val="00A635A2"/>
    <w:rsid w:val="00B42248"/>
    <w:rsid w:val="00B7563B"/>
    <w:rsid w:val="00C23C04"/>
    <w:rsid w:val="00CC3EEE"/>
    <w:rsid w:val="00D76F55"/>
    <w:rsid w:val="00E52A75"/>
    <w:rsid w:val="00F7675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C3C95C"/>
  <w15:docId w15:val="{B94C1C3F-B1C7-4A7A-92D4-7C5215E9C6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Titre1">
    <w:name w:val="heading 1"/>
    <w:basedOn w:val="Normal"/>
    <w:next w:val="Normal"/>
    <w:pPr>
      <w:keepNext/>
      <w:pBdr>
        <w:top w:val="nil"/>
        <w:left w:val="nil"/>
        <w:bottom w:val="nil"/>
        <w:right w:val="nil"/>
        <w:between w:val="nil"/>
      </w:pBdr>
      <w:jc w:val="both"/>
      <w:outlineLvl w:val="0"/>
    </w:pPr>
    <w:rPr>
      <w:rFonts w:ascii="Tahoma" w:eastAsia="Tahoma" w:hAnsi="Tahoma" w:cs="Tahoma"/>
      <w:b/>
      <w:color w:val="000000"/>
      <w:sz w:val="24"/>
      <w:szCs w:val="24"/>
    </w:rPr>
  </w:style>
  <w:style w:type="paragraph" w:styleId="Titre2">
    <w:name w:val="heading 2"/>
    <w:basedOn w:val="Normal"/>
    <w:next w:val="Normal"/>
    <w:pPr>
      <w:keepNext/>
      <w:pBdr>
        <w:top w:val="nil"/>
        <w:left w:val="nil"/>
        <w:bottom w:val="nil"/>
        <w:right w:val="nil"/>
        <w:between w:val="nil"/>
      </w:pBdr>
      <w:spacing w:before="240" w:after="60"/>
      <w:ind w:left="567" w:hanging="567"/>
      <w:outlineLvl w:val="1"/>
    </w:pPr>
    <w:rPr>
      <w:rFonts w:ascii="Tahoma" w:eastAsia="Tahoma" w:hAnsi="Tahoma" w:cs="Tahoma"/>
      <w:b/>
      <w:color w:val="000000"/>
      <w:sz w:val="22"/>
      <w:szCs w:val="22"/>
    </w:rPr>
  </w:style>
  <w:style w:type="paragraph" w:styleId="Titre3">
    <w:name w:val="heading 3"/>
    <w:basedOn w:val="Normal"/>
    <w:next w:val="Normal"/>
    <w:pPr>
      <w:keepNext/>
      <w:pBdr>
        <w:top w:val="nil"/>
        <w:left w:val="nil"/>
        <w:bottom w:val="nil"/>
        <w:right w:val="nil"/>
        <w:between w:val="nil"/>
      </w:pBdr>
      <w:spacing w:before="240" w:after="60"/>
      <w:outlineLvl w:val="2"/>
    </w:pPr>
    <w:rPr>
      <w:b/>
      <w:color w:val="000000"/>
      <w:sz w:val="26"/>
      <w:szCs w:val="26"/>
    </w:rPr>
  </w:style>
  <w:style w:type="paragraph" w:styleId="Titre4">
    <w:name w:val="heading 4"/>
    <w:basedOn w:val="Normal"/>
    <w:next w:val="Normal"/>
    <w:pPr>
      <w:keepNext/>
      <w:pBdr>
        <w:top w:val="nil"/>
        <w:left w:val="nil"/>
        <w:bottom w:val="nil"/>
        <w:right w:val="nil"/>
        <w:between w:val="nil"/>
      </w:pBdr>
      <w:jc w:val="center"/>
      <w:outlineLvl w:val="3"/>
    </w:pPr>
    <w:rPr>
      <w:rFonts w:ascii="Times New Roman" w:eastAsia="Times New Roman" w:hAnsi="Times New Roman" w:cs="Times New Roman"/>
      <w:b/>
      <w:color w:val="000000"/>
      <w:sz w:val="22"/>
      <w:szCs w:val="22"/>
    </w:rPr>
  </w:style>
  <w:style w:type="paragraph" w:styleId="Titre5">
    <w:name w:val="heading 5"/>
    <w:basedOn w:val="Normal"/>
    <w:next w:val="Normal"/>
    <w:pPr>
      <w:keepNext/>
      <w:pBdr>
        <w:top w:val="nil"/>
        <w:left w:val="nil"/>
        <w:bottom w:val="nil"/>
        <w:right w:val="nil"/>
        <w:between w:val="nil"/>
      </w:pBdr>
      <w:jc w:val="center"/>
      <w:outlineLvl w:val="4"/>
    </w:pPr>
    <w:rPr>
      <w:rFonts w:ascii="Times New Roman" w:eastAsia="Times New Roman" w:hAnsi="Times New Roman" w:cs="Times New Roman"/>
      <w:b/>
      <w:color w:val="000000"/>
      <w:sz w:val="24"/>
      <w:szCs w:val="24"/>
    </w:rPr>
  </w:style>
  <w:style w:type="paragraph" w:styleId="Titre6">
    <w:name w:val="heading 6"/>
    <w:basedOn w:val="Normal"/>
    <w:next w:val="Normal"/>
    <w:pPr>
      <w:keepNext/>
      <w:pBdr>
        <w:top w:val="nil"/>
        <w:left w:val="nil"/>
        <w:bottom w:val="nil"/>
        <w:right w:val="nil"/>
        <w:between w:val="nil"/>
      </w:pBdr>
      <w:outlineLvl w:val="5"/>
    </w:pPr>
    <w:rPr>
      <w:rFonts w:ascii="Times New Roman" w:eastAsia="Times New Roman" w:hAnsi="Times New Roman" w:cs="Times New Roman"/>
      <w:b/>
      <w:color w:val="000000"/>
      <w:sz w:val="17"/>
      <w:szCs w:val="17"/>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itre">
    <w:name w:val="Title"/>
    <w:basedOn w:val="Normal"/>
    <w:next w:val="Normal"/>
    <w:pPr>
      <w:pBdr>
        <w:top w:val="nil"/>
        <w:left w:val="nil"/>
        <w:bottom w:val="nil"/>
        <w:right w:val="nil"/>
        <w:between w:val="nil"/>
      </w:pBdr>
      <w:spacing w:line="480" w:lineRule="auto"/>
      <w:jc w:val="center"/>
    </w:pPr>
    <w:rPr>
      <w:color w:val="000000"/>
      <w:sz w:val="24"/>
      <w:szCs w:val="24"/>
    </w:rPr>
  </w:style>
  <w:style w:type="table" w:customStyle="1" w:styleId="TableNormal0">
    <w:name w:val="Table Normal"/>
    <w:tblPr>
      <w:tblCellMar>
        <w:top w:w="0" w:type="dxa"/>
        <w:left w:w="0" w:type="dxa"/>
        <w:bottom w:w="0" w:type="dxa"/>
        <w:right w:w="0" w:type="dxa"/>
      </w:tblCellMar>
    </w:tblPr>
  </w:style>
  <w:style w:type="paragraph" w:styleId="Sous-titre">
    <w:name w:val="Subtitle"/>
    <w:basedOn w:val="Normal"/>
    <w:next w:val="Normal"/>
    <w:pPr>
      <w:widowControl w:val="0"/>
      <w:pBdr>
        <w:top w:val="nil"/>
        <w:left w:val="nil"/>
        <w:bottom w:val="nil"/>
        <w:right w:val="nil"/>
        <w:between w:val="nil"/>
      </w:pBdr>
    </w:pPr>
    <w:rPr>
      <w:rFonts w:ascii="Times" w:eastAsia="Times" w:hAnsi="Times" w:cs="Times"/>
      <w:color w:val="000000"/>
      <w:sz w:val="48"/>
      <w:szCs w:val="48"/>
    </w:rPr>
  </w:style>
  <w:style w:type="table" w:customStyle="1" w:styleId="a">
    <w:basedOn w:val="TableNormal0"/>
    <w:tblPr>
      <w:tblStyleRowBandSize w:val="1"/>
      <w:tblStyleColBandSize w:val="1"/>
    </w:tblPr>
  </w:style>
  <w:style w:type="table" w:customStyle="1" w:styleId="a0">
    <w:basedOn w:val="TableNormal0"/>
    <w:tblPr>
      <w:tblStyleRowBandSize w:val="1"/>
      <w:tblStyleColBandSize w:val="1"/>
    </w:tblPr>
  </w:style>
  <w:style w:type="table" w:customStyle="1" w:styleId="a1">
    <w:basedOn w:val="TableNormal0"/>
    <w:tblPr>
      <w:tblStyleRowBandSize w:val="1"/>
      <w:tblStyleColBandSize w:val="1"/>
    </w:tblPr>
  </w:style>
  <w:style w:type="table" w:customStyle="1" w:styleId="a2">
    <w:basedOn w:val="TableNormal0"/>
    <w:tblPr>
      <w:tblStyleRowBandSize w:val="1"/>
      <w:tblStyleColBandSize w:val="1"/>
    </w:tblPr>
  </w:style>
  <w:style w:type="table" w:customStyle="1" w:styleId="a3">
    <w:basedOn w:val="TableNormal0"/>
    <w:tblPr>
      <w:tblStyleRowBandSize w:val="1"/>
      <w:tblStyleColBandSize w:val="1"/>
    </w:tblPr>
  </w:style>
  <w:style w:type="table" w:customStyle="1" w:styleId="a4">
    <w:basedOn w:val="TableNormal0"/>
    <w:tblPr>
      <w:tblStyleRowBandSize w:val="1"/>
      <w:tblStyleColBandSize w:val="1"/>
    </w:tblPr>
  </w:style>
  <w:style w:type="table" w:customStyle="1" w:styleId="a5">
    <w:basedOn w:val="TableNormal0"/>
    <w:tblPr>
      <w:tblStyleRowBandSize w:val="1"/>
      <w:tblStyleColBandSize w:val="1"/>
    </w:tblPr>
  </w:style>
  <w:style w:type="table" w:customStyle="1" w:styleId="a6">
    <w:basedOn w:val="TableNormal0"/>
    <w:tblPr>
      <w:tblStyleRowBandSize w:val="1"/>
      <w:tblStyleColBandSize w:val="1"/>
    </w:tblPr>
  </w:style>
  <w:style w:type="table" w:customStyle="1" w:styleId="a7">
    <w:basedOn w:val="TableNormal0"/>
    <w:tblPr>
      <w:tblStyleRowBandSize w:val="1"/>
      <w:tblStyleColBandSize w:val="1"/>
    </w:tblPr>
  </w:style>
  <w:style w:type="table" w:customStyle="1" w:styleId="a8">
    <w:basedOn w:val="TableNormal0"/>
    <w:tblPr>
      <w:tblStyleRowBandSize w:val="1"/>
      <w:tblStyleColBandSize w:val="1"/>
    </w:tblPr>
  </w:style>
  <w:style w:type="table" w:customStyle="1" w:styleId="a9">
    <w:basedOn w:val="TableNormal0"/>
    <w:tblPr>
      <w:tblStyleRowBandSize w:val="1"/>
      <w:tblStyleColBandSize w:val="1"/>
    </w:tblPr>
  </w:style>
  <w:style w:type="table" w:customStyle="1" w:styleId="aa">
    <w:basedOn w:val="TableNormal0"/>
    <w:tblPr>
      <w:tblStyleRowBandSize w:val="1"/>
      <w:tblStyleColBandSize w:val="1"/>
    </w:tblPr>
  </w:style>
  <w:style w:type="table" w:customStyle="1" w:styleId="ab">
    <w:basedOn w:val="TableNormal0"/>
    <w:tblPr>
      <w:tblStyleRowBandSize w:val="1"/>
      <w:tblStyleColBandSize w:val="1"/>
    </w:tblPr>
  </w:style>
  <w:style w:type="table" w:customStyle="1" w:styleId="ac">
    <w:basedOn w:val="TableNormal0"/>
    <w:tblPr>
      <w:tblStyleRowBandSize w:val="1"/>
      <w:tblStyleColBandSize w:val="1"/>
    </w:tblPr>
  </w:style>
  <w:style w:type="table" w:customStyle="1" w:styleId="ad">
    <w:basedOn w:val="TableNormal0"/>
    <w:tblPr>
      <w:tblStyleRowBandSize w:val="1"/>
      <w:tblStyleColBandSize w:val="1"/>
    </w:tblPr>
  </w:style>
  <w:style w:type="table" w:customStyle="1" w:styleId="ae">
    <w:basedOn w:val="TableNormal0"/>
    <w:tblPr>
      <w:tblStyleRowBandSize w:val="1"/>
      <w:tblStyleColBandSize w:val="1"/>
    </w:tblPr>
  </w:style>
  <w:style w:type="table" w:customStyle="1" w:styleId="af">
    <w:basedOn w:val="TableNormal0"/>
    <w:tblPr>
      <w:tblStyleRowBandSize w:val="1"/>
      <w:tblStyleColBandSize w:val="1"/>
    </w:tblPr>
  </w:style>
  <w:style w:type="table" w:customStyle="1" w:styleId="af0">
    <w:basedOn w:val="TableNormal0"/>
    <w:tblPr>
      <w:tblStyleRowBandSize w:val="1"/>
      <w:tblStyleColBandSize w:val="1"/>
    </w:tblPr>
  </w:style>
  <w:style w:type="table" w:customStyle="1" w:styleId="af1">
    <w:basedOn w:val="TableNormal0"/>
    <w:tblPr>
      <w:tblStyleRowBandSize w:val="1"/>
      <w:tblStyleColBandSize w:val="1"/>
    </w:tblPr>
  </w:style>
  <w:style w:type="table" w:customStyle="1" w:styleId="af2">
    <w:basedOn w:val="TableNormal0"/>
    <w:tblPr>
      <w:tblStyleRowBandSize w:val="1"/>
      <w:tblStyleColBandSize w:val="1"/>
    </w:tblPr>
  </w:style>
  <w:style w:type="table" w:customStyle="1" w:styleId="af3">
    <w:basedOn w:val="TableNormal0"/>
    <w:tblPr>
      <w:tblStyleRowBandSize w:val="1"/>
      <w:tblStyleColBandSize w:val="1"/>
    </w:tblPr>
  </w:style>
  <w:style w:type="table" w:customStyle="1" w:styleId="af4">
    <w:basedOn w:val="TableNormal0"/>
    <w:tblPr>
      <w:tblStyleRowBandSize w:val="1"/>
      <w:tblStyleColBandSize w:val="1"/>
    </w:tblPr>
  </w:style>
  <w:style w:type="table" w:customStyle="1" w:styleId="af5">
    <w:basedOn w:val="TableNormal0"/>
    <w:tblPr>
      <w:tblStyleRowBandSize w:val="1"/>
      <w:tblStyleColBandSize w:val="1"/>
    </w:tblPr>
  </w:style>
  <w:style w:type="table" w:customStyle="1" w:styleId="af6">
    <w:basedOn w:val="TableNormal0"/>
    <w:tblPr>
      <w:tblStyleRowBandSize w:val="1"/>
      <w:tblStyleColBandSize w:val="1"/>
    </w:tblPr>
  </w:style>
  <w:style w:type="table" w:customStyle="1" w:styleId="af7">
    <w:basedOn w:val="TableNormal0"/>
    <w:tblPr>
      <w:tblStyleRowBandSize w:val="1"/>
      <w:tblStyleColBandSize w:val="1"/>
    </w:tblPr>
  </w:style>
  <w:style w:type="table" w:customStyle="1" w:styleId="af8">
    <w:basedOn w:val="TableNormal0"/>
    <w:tblPr>
      <w:tblStyleRowBandSize w:val="1"/>
      <w:tblStyleColBandSize w:val="1"/>
    </w:tblPr>
  </w:style>
  <w:style w:type="table" w:customStyle="1" w:styleId="af9">
    <w:basedOn w:val="TableNormal0"/>
    <w:tblPr>
      <w:tblStyleRowBandSize w:val="1"/>
      <w:tblStyleColBandSize w:val="1"/>
    </w:tblPr>
  </w:style>
  <w:style w:type="table" w:customStyle="1" w:styleId="afa">
    <w:basedOn w:val="TableNormal0"/>
    <w:tblPr>
      <w:tblStyleRowBandSize w:val="1"/>
      <w:tblStyleColBandSize w:val="1"/>
    </w:tblPr>
  </w:style>
  <w:style w:type="table" w:customStyle="1" w:styleId="afb">
    <w:basedOn w:val="TableNormal0"/>
    <w:tblPr>
      <w:tblStyleRowBandSize w:val="1"/>
      <w:tblStyleColBandSize w:val="1"/>
    </w:tblPr>
  </w:style>
  <w:style w:type="table" w:customStyle="1" w:styleId="afc">
    <w:basedOn w:val="TableNormal0"/>
    <w:tblPr>
      <w:tblStyleRowBandSize w:val="1"/>
      <w:tblStyleColBandSize w:val="1"/>
    </w:tblPr>
  </w:style>
  <w:style w:type="table" w:customStyle="1" w:styleId="afd">
    <w:basedOn w:val="TableNormal0"/>
    <w:tblPr>
      <w:tblStyleRowBandSize w:val="1"/>
      <w:tblStyleColBandSize w:val="1"/>
    </w:tblPr>
  </w:style>
  <w:style w:type="table" w:customStyle="1" w:styleId="afe">
    <w:basedOn w:val="TableNormal0"/>
    <w:tblPr>
      <w:tblStyleRowBandSize w:val="1"/>
      <w:tblStyleColBandSize w:val="1"/>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Pr>
  </w:style>
  <w:style w:type="table" w:customStyle="1" w:styleId="aff1">
    <w:basedOn w:val="TableNormal0"/>
    <w:tblPr>
      <w:tblStyleRowBandSize w:val="1"/>
      <w:tblStyleColBandSize w:val="1"/>
    </w:tblPr>
  </w:style>
  <w:style w:type="paragraph" w:styleId="Commentaire">
    <w:name w:val="annotation text"/>
    <w:basedOn w:val="Normal"/>
    <w:link w:val="CommentaireCar"/>
    <w:uiPriority w:val="99"/>
    <w:semiHidden/>
    <w:unhideWhenUsed/>
  </w:style>
  <w:style w:type="character" w:customStyle="1" w:styleId="CommentaireCar">
    <w:name w:val="Commentaire Car"/>
    <w:basedOn w:val="Policepardfaut"/>
    <w:link w:val="Commentaire"/>
    <w:uiPriority w:val="99"/>
    <w:semiHidden/>
  </w:style>
  <w:style w:type="character" w:styleId="Marquedecommentaire">
    <w:name w:val="annotation reference"/>
    <w:basedOn w:val="Policepardfaut"/>
    <w:uiPriority w:val="99"/>
    <w:semiHidden/>
    <w:unhideWhenUsed/>
    <w:rPr>
      <w:sz w:val="16"/>
      <w:szCs w:val="16"/>
    </w:rPr>
  </w:style>
  <w:style w:type="paragraph" w:styleId="Textedebulles">
    <w:name w:val="Balloon Text"/>
    <w:basedOn w:val="Normal"/>
    <w:link w:val="TextedebullesCar"/>
    <w:uiPriority w:val="99"/>
    <w:semiHidden/>
    <w:unhideWhenUsed/>
    <w:rsid w:val="006E3AF9"/>
    <w:rPr>
      <w:rFonts w:ascii="Tahoma" w:hAnsi="Tahoma" w:cs="Tahoma"/>
      <w:sz w:val="16"/>
      <w:szCs w:val="16"/>
    </w:rPr>
  </w:style>
  <w:style w:type="character" w:customStyle="1" w:styleId="TextedebullesCar">
    <w:name w:val="Texte de bulles Car"/>
    <w:basedOn w:val="Policepardfaut"/>
    <w:link w:val="Textedebulles"/>
    <w:uiPriority w:val="99"/>
    <w:semiHidden/>
    <w:rsid w:val="006E3AF9"/>
    <w:rPr>
      <w:rFonts w:ascii="Tahoma" w:hAnsi="Tahoma" w:cs="Tahoma"/>
      <w:sz w:val="16"/>
      <w:szCs w:val="16"/>
    </w:rPr>
  </w:style>
  <w:style w:type="paragraph" w:styleId="Objetducommentaire">
    <w:name w:val="annotation subject"/>
    <w:basedOn w:val="Commentaire"/>
    <w:next w:val="Commentaire"/>
    <w:link w:val="ObjetducommentaireCar"/>
    <w:uiPriority w:val="99"/>
    <w:semiHidden/>
    <w:unhideWhenUsed/>
    <w:rsid w:val="00CA2A2C"/>
    <w:rPr>
      <w:b/>
      <w:bCs/>
    </w:rPr>
  </w:style>
  <w:style w:type="character" w:customStyle="1" w:styleId="ObjetducommentaireCar">
    <w:name w:val="Objet du commentaire Car"/>
    <w:basedOn w:val="CommentaireCar"/>
    <w:link w:val="Objetducommentaire"/>
    <w:uiPriority w:val="99"/>
    <w:semiHidden/>
    <w:rsid w:val="00CA2A2C"/>
    <w:rPr>
      <w:b/>
      <w:bCs/>
    </w:rPr>
  </w:style>
  <w:style w:type="table" w:customStyle="1" w:styleId="aff2">
    <w:basedOn w:val="TableNormal0"/>
    <w:tblPr>
      <w:tblStyleRowBandSize w:val="1"/>
      <w:tblStyleColBandSize w:val="1"/>
    </w:tblPr>
  </w:style>
  <w:style w:type="table" w:customStyle="1" w:styleId="aff3">
    <w:basedOn w:val="TableNormal0"/>
    <w:tblPr>
      <w:tblStyleRowBandSize w:val="1"/>
      <w:tblStyleColBandSize w:val="1"/>
    </w:tblPr>
  </w:style>
  <w:style w:type="table" w:customStyle="1" w:styleId="aff4">
    <w:basedOn w:val="TableNormal0"/>
    <w:tblPr>
      <w:tblStyleRowBandSize w:val="1"/>
      <w:tblStyleColBandSize w:val="1"/>
    </w:tblPr>
  </w:style>
  <w:style w:type="table" w:customStyle="1" w:styleId="aff5">
    <w:basedOn w:val="TableNormal0"/>
    <w:tblPr>
      <w:tblStyleRowBandSize w:val="1"/>
      <w:tblStyleColBandSize w:val="1"/>
    </w:tblPr>
  </w:style>
  <w:style w:type="table" w:customStyle="1" w:styleId="aff6">
    <w:basedOn w:val="TableNormal0"/>
    <w:tblPr>
      <w:tblStyleRowBandSize w:val="1"/>
      <w:tblStyleColBandSize w:val="1"/>
    </w:tblPr>
  </w:style>
  <w:style w:type="table" w:customStyle="1" w:styleId="aff7">
    <w:basedOn w:val="TableNormal0"/>
    <w:tblPr>
      <w:tblStyleRowBandSize w:val="1"/>
      <w:tblStyleColBandSize w:val="1"/>
    </w:tblPr>
  </w:style>
  <w:style w:type="table" w:customStyle="1" w:styleId="aff8">
    <w:basedOn w:val="TableNormal0"/>
    <w:tblPr>
      <w:tblStyleRowBandSize w:val="1"/>
      <w:tblStyleColBandSize w:val="1"/>
    </w:tblPr>
  </w:style>
  <w:style w:type="table" w:customStyle="1" w:styleId="aff9">
    <w:basedOn w:val="TableNormal0"/>
    <w:tblPr>
      <w:tblStyleRowBandSize w:val="1"/>
      <w:tblStyleColBandSize w:val="1"/>
    </w:tblPr>
  </w:style>
  <w:style w:type="table" w:customStyle="1" w:styleId="affa">
    <w:basedOn w:val="TableNormal0"/>
    <w:tblPr>
      <w:tblStyleRowBandSize w:val="1"/>
      <w:tblStyleColBandSize w:val="1"/>
    </w:tblPr>
  </w:style>
  <w:style w:type="table" w:customStyle="1" w:styleId="affb">
    <w:basedOn w:val="TableNormal0"/>
    <w:tblPr>
      <w:tblStyleRowBandSize w:val="1"/>
      <w:tblStyleColBandSize w:val="1"/>
    </w:tblPr>
  </w:style>
  <w:style w:type="table" w:customStyle="1" w:styleId="affc">
    <w:basedOn w:val="TableNormal0"/>
    <w:tblPr>
      <w:tblStyleRowBandSize w:val="1"/>
      <w:tblStyleColBandSize w:val="1"/>
    </w:tblPr>
  </w:style>
  <w:style w:type="table" w:customStyle="1" w:styleId="affd">
    <w:basedOn w:val="TableNormal0"/>
    <w:tblPr>
      <w:tblStyleRowBandSize w:val="1"/>
      <w:tblStyleColBandSize w:val="1"/>
    </w:tblPr>
  </w:style>
  <w:style w:type="table" w:customStyle="1" w:styleId="affe">
    <w:basedOn w:val="TableNormal0"/>
    <w:tblPr>
      <w:tblStyleRowBandSize w:val="1"/>
      <w:tblStyleColBandSize w:val="1"/>
    </w:tblPr>
  </w:style>
  <w:style w:type="table" w:customStyle="1" w:styleId="afff">
    <w:basedOn w:val="TableNormal0"/>
    <w:tblPr>
      <w:tblStyleRowBandSize w:val="1"/>
      <w:tblStyleColBandSize w:val="1"/>
    </w:tblPr>
  </w:style>
  <w:style w:type="table" w:customStyle="1" w:styleId="afff0">
    <w:basedOn w:val="TableNormal0"/>
    <w:tblPr>
      <w:tblStyleRowBandSize w:val="1"/>
      <w:tblStyleColBandSize w:val="1"/>
    </w:tblPr>
  </w:style>
  <w:style w:type="table" w:customStyle="1" w:styleId="afff1">
    <w:basedOn w:val="TableNormal0"/>
    <w:tblPr>
      <w:tblStyleRowBandSize w:val="1"/>
      <w:tblStyleColBandSize w:val="1"/>
    </w:tblPr>
  </w:style>
  <w:style w:type="table" w:customStyle="1" w:styleId="afff2">
    <w:basedOn w:val="TableNormal0"/>
    <w:tblPr>
      <w:tblStyleRowBandSize w:val="1"/>
      <w:tblStyleColBandSize w:val="1"/>
    </w:tblPr>
  </w:style>
  <w:style w:type="table" w:customStyle="1" w:styleId="afff3">
    <w:basedOn w:val="TableNormal0"/>
    <w:tblPr>
      <w:tblStyleRowBandSize w:val="1"/>
      <w:tblStyleColBandSize w:val="1"/>
    </w:tblPr>
  </w:style>
  <w:style w:type="table" w:customStyle="1" w:styleId="afff4">
    <w:basedOn w:val="TableNormal0"/>
    <w:tblPr>
      <w:tblStyleRowBandSize w:val="1"/>
      <w:tblStyleColBandSize w:val="1"/>
    </w:tblPr>
  </w:style>
  <w:style w:type="table" w:customStyle="1" w:styleId="afff5">
    <w:basedOn w:val="TableNormal0"/>
    <w:tblPr>
      <w:tblStyleRowBandSize w:val="1"/>
      <w:tblStyleColBandSize w:val="1"/>
    </w:tblPr>
  </w:style>
  <w:style w:type="table" w:customStyle="1" w:styleId="afff6">
    <w:basedOn w:val="TableNormal0"/>
    <w:tblPr>
      <w:tblStyleRowBandSize w:val="1"/>
      <w:tblStyleColBandSize w:val="1"/>
    </w:tblPr>
  </w:style>
  <w:style w:type="table" w:customStyle="1" w:styleId="afff7">
    <w:basedOn w:val="TableNormal0"/>
    <w:tblPr>
      <w:tblStyleRowBandSize w:val="1"/>
      <w:tblStyleColBandSize w:val="1"/>
    </w:tblPr>
  </w:style>
  <w:style w:type="table" w:customStyle="1" w:styleId="afff8">
    <w:basedOn w:val="TableNormal0"/>
    <w:tblPr>
      <w:tblStyleRowBandSize w:val="1"/>
      <w:tblStyleColBandSize w:val="1"/>
    </w:tblPr>
  </w:style>
  <w:style w:type="table" w:customStyle="1" w:styleId="afff9">
    <w:basedOn w:val="TableNormal0"/>
    <w:tblPr>
      <w:tblStyleRowBandSize w:val="1"/>
      <w:tblStyleColBandSize w:val="1"/>
    </w:tblPr>
  </w:style>
  <w:style w:type="table" w:customStyle="1" w:styleId="afffa">
    <w:basedOn w:val="TableNormal0"/>
    <w:tblPr>
      <w:tblStyleRowBandSize w:val="1"/>
      <w:tblStyleColBandSize w:val="1"/>
    </w:tblPr>
  </w:style>
  <w:style w:type="table" w:customStyle="1" w:styleId="afffb">
    <w:basedOn w:val="TableNormal0"/>
    <w:tblPr>
      <w:tblStyleRowBandSize w:val="1"/>
      <w:tblStyleColBandSize w:val="1"/>
    </w:tblPr>
  </w:style>
  <w:style w:type="table" w:customStyle="1" w:styleId="afffc">
    <w:basedOn w:val="TableNormal0"/>
    <w:tblPr>
      <w:tblStyleRowBandSize w:val="1"/>
      <w:tblStyleColBandSize w:val="1"/>
    </w:tblPr>
  </w:style>
  <w:style w:type="table" w:customStyle="1" w:styleId="afffd">
    <w:basedOn w:val="TableNormal0"/>
    <w:tblPr>
      <w:tblStyleRowBandSize w:val="1"/>
      <w:tblStyleColBandSize w:val="1"/>
    </w:tblPr>
  </w:style>
  <w:style w:type="table" w:customStyle="1" w:styleId="afffe">
    <w:basedOn w:val="TableNormal0"/>
    <w:tblPr>
      <w:tblStyleRowBandSize w:val="1"/>
      <w:tblStyleColBandSize w:val="1"/>
    </w:tblPr>
  </w:style>
  <w:style w:type="table" w:customStyle="1" w:styleId="affff">
    <w:basedOn w:val="TableNormal0"/>
    <w:tblPr>
      <w:tblStyleRowBandSize w:val="1"/>
      <w:tblStyleColBandSize w:val="1"/>
    </w:tblPr>
  </w:style>
  <w:style w:type="table" w:customStyle="1" w:styleId="affff0">
    <w:basedOn w:val="TableNormal0"/>
    <w:tblPr>
      <w:tblStyleRowBandSize w:val="1"/>
      <w:tblStyleColBandSize w:val="1"/>
    </w:tblPr>
  </w:style>
  <w:style w:type="table" w:customStyle="1" w:styleId="affff1">
    <w:basedOn w:val="TableNormal0"/>
    <w:tblPr>
      <w:tblStyleRowBandSize w:val="1"/>
      <w:tblStyleColBandSize w:val="1"/>
    </w:tblPr>
  </w:style>
  <w:style w:type="table" w:customStyle="1" w:styleId="affff2">
    <w:basedOn w:val="TableNormal0"/>
    <w:tblPr>
      <w:tblStyleRowBandSize w:val="1"/>
      <w:tblStyleColBandSize w:val="1"/>
    </w:tblPr>
  </w:style>
  <w:style w:type="table" w:customStyle="1" w:styleId="affff3">
    <w:basedOn w:val="TableNormal0"/>
    <w:tblPr>
      <w:tblStyleRowBandSize w:val="1"/>
      <w:tblStyleColBandSize w:val="1"/>
    </w:tblPr>
  </w:style>
  <w:style w:type="table" w:customStyle="1" w:styleId="affff4">
    <w:basedOn w:val="TableNormal0"/>
    <w:tblPr>
      <w:tblStyleRowBandSize w:val="1"/>
      <w:tblStyleColBandSize w:val="1"/>
    </w:tblPr>
  </w:style>
  <w:style w:type="paragraph" w:styleId="Rvision">
    <w:name w:val="Revision"/>
    <w:hidden/>
    <w:uiPriority w:val="99"/>
    <w:semiHidden/>
    <w:rsid w:val="00C23C04"/>
  </w:style>
  <w:style w:type="paragraph" w:styleId="Paragraphedeliste">
    <w:name w:val="List Paragraph"/>
    <w:basedOn w:val="Normal"/>
    <w:uiPriority w:val="34"/>
    <w:qFormat/>
    <w:rsid w:val="00C23C0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jp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10.jp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jpg"/><Relationship Id="rId29" Type="http://schemas.openxmlformats.org/officeDocument/2006/relationships/image" Target="media/image16.png"/><Relationship Id="rId11" Type="http://schemas.openxmlformats.org/officeDocument/2006/relationships/hyperlink" Target="mailto:drci.up@ipc.unicancer.fr" TargetMode="External"/><Relationship Id="rId24" Type="http://schemas.openxmlformats.org/officeDocument/2006/relationships/footer" Target="footer1.xml"/><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jpg"/><Relationship Id="rId23" Type="http://schemas.openxmlformats.org/officeDocument/2006/relationships/image" Target="media/image12.jp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theme" Target="theme/theme1.xml"/><Relationship Id="rId10" Type="http://schemas.openxmlformats.org/officeDocument/2006/relationships/image" Target="media/image3.jpg"/><Relationship Id="rId19" Type="http://schemas.openxmlformats.org/officeDocument/2006/relationships/image" Target="media/image8.jpg"/><Relationship Id="rId31" Type="http://schemas.openxmlformats.org/officeDocument/2006/relationships/image" Target="media/image18.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mailto:drci.up@ipc.unicancer.fr" TargetMode="External"/><Relationship Id="rId22" Type="http://schemas.openxmlformats.org/officeDocument/2006/relationships/image" Target="media/image11.jp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microsoft.com/office/2011/relationships/people" Target="people.xml"/><Relationship Id="rId8" Type="http://schemas.openxmlformats.org/officeDocument/2006/relationships/image" Target="media/image1.jp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jpg"/><Relationship Id="rId25" Type="http://schemas.openxmlformats.org/officeDocument/2006/relationships/footer" Target="footer2.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footer" Target="footer4.xml"/><Relationship Id="rId20" Type="http://schemas.openxmlformats.org/officeDocument/2006/relationships/image" Target="media/image9.jpg"/><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_rels/header1.xml.rels><?xml version="1.0" encoding="UTF-8" standalone="yes"?>
<Relationships xmlns="http://schemas.openxmlformats.org/package/2006/relationships"><Relationship Id="rId2" Type="http://schemas.openxmlformats.org/officeDocument/2006/relationships/hyperlink" Target="mailto:%20drci.up@ipc.unicancer.fr" TargetMode="External"/><Relationship Id="rId1" Type="http://schemas.openxmlformats.org/officeDocument/2006/relationships/hyperlink" Target="mailto:%20drci.up@ipc.unicancer.f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CM/mI3f2u00N1LHElg5gpflBIHg==">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</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54</Pages>
  <Words>11325</Words>
  <Characters>62288</Characters>
  <Application>Microsoft Office Word</Application>
  <DocSecurity>0</DocSecurity>
  <Lines>519</Lines>
  <Paragraphs>146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73467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LOPEZ ALMEIDA Leonor</dc:creator>
  <cp:lastModifiedBy>Fátima Gauna</cp:lastModifiedBy>
  <cp:revision>3</cp:revision>
  <dcterms:created xsi:type="dcterms:W3CDTF">2020-07-13T14:02:00Z</dcterms:created>
  <dcterms:modified xsi:type="dcterms:W3CDTF">2020-07-22T12:49:00Z</dcterms:modified>
</cp:coreProperties>
</file>